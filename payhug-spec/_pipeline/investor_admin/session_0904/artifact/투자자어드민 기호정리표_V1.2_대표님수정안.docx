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C7AD" w14:textId="77777777" w:rsidR="00EA3CF3" w:rsidRDefault="00000000">
      <w:pPr>
        <w:spacing w:after="280" w:line="360" w:lineRule="auto"/>
        <w:rPr>
          <w:lang w:eastAsia="ko-KR"/>
        </w:rPr>
      </w:pPr>
      <w:r>
        <w:rPr>
          <w:b/>
          <w:color w:val="1C1B19"/>
          <w:sz w:val="40"/>
          <w:lang w:eastAsia="ko-KR"/>
        </w:rPr>
        <w:t>기호 정리표</w:t>
      </w:r>
    </w:p>
    <w:p w14:paraId="473D1369" w14:textId="77777777" w:rsidR="00EA3CF3" w:rsidRDefault="00000000">
      <w:pPr>
        <w:spacing w:before="320" w:after="120" w:line="360" w:lineRule="auto"/>
        <w:rPr>
          <w:lang w:eastAsia="ko-KR"/>
        </w:rPr>
      </w:pPr>
      <w:r>
        <w:rPr>
          <w:b/>
          <w:color w:val="1C1B19"/>
          <w:sz w:val="28"/>
          <w:lang w:eastAsia="ko-KR"/>
        </w:rPr>
        <w:t>이름 짓는 규칙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62"/>
        <w:gridCol w:w="6570"/>
        <w:gridCol w:w="1870"/>
      </w:tblGrid>
      <w:tr w:rsidR="00EA3CF3" w14:paraId="01C0E8E0" w14:textId="77777777">
        <w:tc>
          <w:tcPr>
            <w:tcW w:w="964" w:type="dxa"/>
            <w:shd w:val="clear" w:color="auto" w:fill="F4F1EC"/>
          </w:tcPr>
          <w:p w14:paraId="0D1E7BA3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분류</w:t>
            </w:r>
          </w:p>
        </w:tc>
        <w:tc>
          <w:tcPr>
            <w:tcW w:w="6929" w:type="dxa"/>
            <w:shd w:val="clear" w:color="auto" w:fill="F4F1EC"/>
          </w:tcPr>
          <w:p w14:paraId="6579E38B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의미</w:t>
            </w:r>
          </w:p>
        </w:tc>
        <w:tc>
          <w:tcPr>
            <w:tcW w:w="1963" w:type="dxa"/>
            <w:shd w:val="clear" w:color="auto" w:fill="F4F1EC"/>
          </w:tcPr>
          <w:p w14:paraId="101B48B4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예시</w:t>
            </w:r>
          </w:p>
        </w:tc>
      </w:tr>
      <w:tr w:rsidR="00EA3CF3" w14:paraId="6C5A81C2" w14:textId="77777777">
        <w:tc>
          <w:tcPr>
            <w:tcW w:w="964" w:type="dxa"/>
          </w:tcPr>
          <w:p w14:paraId="60B297C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접두 P</w:t>
            </w:r>
          </w:p>
        </w:tc>
        <w:tc>
          <w:tcPr>
            <w:tcW w:w="6929" w:type="dxa"/>
          </w:tcPr>
          <w:p w14:paraId="3E7605FD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조회기간을 뜻한다</w:t>
            </w:r>
          </w:p>
        </w:tc>
        <w:tc>
          <w:tcPr>
            <w:tcW w:w="1963" w:type="dxa"/>
          </w:tcPr>
          <w:p w14:paraId="50D0911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PA PD PY</w:t>
            </w:r>
            <w:r>
              <w:rPr>
                <w:color w:val="1C1B19"/>
                <w:sz w:val="18"/>
                <w:vertAlign w:val="subscript"/>
              </w:rPr>
              <w:t>a</w:t>
            </w:r>
          </w:p>
        </w:tc>
      </w:tr>
      <w:tr w:rsidR="00EA3CF3" w14:paraId="5A9FDC56" w14:textId="77777777">
        <w:tc>
          <w:tcPr>
            <w:tcW w:w="964" w:type="dxa"/>
          </w:tcPr>
          <w:p w14:paraId="6730D2FB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접두 Y</w:t>
            </w:r>
          </w:p>
        </w:tc>
        <w:tc>
          <w:tcPr>
            <w:tcW w:w="6929" w:type="dxa"/>
          </w:tcPr>
          <w:p w14:paraId="571AC96A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연환산을 뜻한다 ( × 365 ÷ 금융일수 )</w:t>
            </w:r>
          </w:p>
        </w:tc>
        <w:tc>
          <w:tcPr>
            <w:tcW w:w="1963" w:type="dxa"/>
          </w:tcPr>
          <w:p w14:paraId="39ADC65E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Y</w:t>
            </w:r>
            <w:r>
              <w:rPr>
                <w:color w:val="1C1B19"/>
                <w:sz w:val="18"/>
                <w:vertAlign w:val="subscript"/>
              </w:rPr>
              <w:t>r</w:t>
            </w:r>
            <w:r>
              <w:rPr>
                <w:color w:val="1C1B19"/>
                <w:sz w:val="18"/>
              </w:rPr>
              <w:t xml:space="preserve"> PY</w:t>
            </w:r>
            <w:r>
              <w:rPr>
                <w:color w:val="1C1B19"/>
                <w:sz w:val="18"/>
                <w:vertAlign w:val="subscript"/>
              </w:rPr>
              <w:t>a</w:t>
            </w:r>
            <w:r>
              <w:rPr>
                <w:color w:val="1C1B19"/>
                <w:sz w:val="18"/>
              </w:rPr>
              <w:t xml:space="preserve"> PY</w:t>
            </w:r>
            <w:r>
              <w:rPr>
                <w:color w:val="1C1B19"/>
                <w:sz w:val="18"/>
                <w:vertAlign w:val="subscript"/>
              </w:rPr>
              <w:t>t</w:t>
            </w:r>
          </w:p>
        </w:tc>
      </w:tr>
      <w:tr w:rsidR="00EA3CF3" w14:paraId="5376D321" w14:textId="77777777">
        <w:tc>
          <w:tcPr>
            <w:tcW w:w="964" w:type="dxa"/>
          </w:tcPr>
          <w:p w14:paraId="41D4C76D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아래첨자</w:t>
            </w:r>
          </w:p>
        </w:tc>
        <w:tc>
          <w:tcPr>
            <w:tcW w:w="6929" w:type="dxa"/>
          </w:tcPr>
          <w:p w14:paraId="1AF387ED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그 값을 가르는 것 하나만 넣는다</w:t>
            </w:r>
          </w:p>
        </w:tc>
        <w:tc>
          <w:tcPr>
            <w:tcW w:w="1963" w:type="dxa"/>
          </w:tcPr>
          <w:p w14:paraId="0BB25516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A</w:t>
            </w:r>
            <w:r>
              <w:rPr>
                <w:color w:val="1C1B19"/>
                <w:sz w:val="18"/>
                <w:vertAlign w:val="subscript"/>
              </w:rPr>
              <w:t>i</w:t>
            </w:r>
            <w:r>
              <w:rPr>
                <w:color w:val="1C1B19"/>
                <w:sz w:val="18"/>
              </w:rPr>
              <w:t xml:space="preserve"> Y</w:t>
            </w:r>
            <w:r>
              <w:rPr>
                <w:color w:val="1C1B19"/>
                <w:sz w:val="18"/>
                <w:vertAlign w:val="subscript"/>
              </w:rPr>
              <w:t>r</w:t>
            </w:r>
            <w:r>
              <w:br/>
            </w:r>
            <w:r>
              <w:rPr>
                <w:color w:val="1C1B19"/>
                <w:sz w:val="18"/>
              </w:rPr>
              <w:t xml:space="preserve">        PY</w:t>
            </w:r>
            <w:r>
              <w:rPr>
                <w:color w:val="1C1B19"/>
                <w:sz w:val="18"/>
                <w:vertAlign w:val="subscript"/>
              </w:rPr>
              <w:t>a</w:t>
            </w:r>
          </w:p>
        </w:tc>
      </w:tr>
      <w:tr w:rsidR="00EA3CF3" w14:paraId="07DC18FD" w14:textId="77777777">
        <w:tc>
          <w:tcPr>
            <w:tcW w:w="964" w:type="dxa"/>
          </w:tcPr>
          <w:p w14:paraId="108E844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첨자 i</w:t>
            </w:r>
          </w:p>
        </w:tc>
        <w:tc>
          <w:tcPr>
            <w:tcW w:w="6929" w:type="dxa"/>
          </w:tcPr>
          <w:p w14:paraId="4675C28E" w14:textId="2039E3BD" w:rsidR="00EA3CF3" w:rsidRDefault="00766122">
            <w:pPr>
              <w:spacing w:before="40" w:after="40" w:line="312" w:lineRule="auto"/>
              <w:rPr>
                <w:lang w:eastAsia="ko-KR"/>
              </w:rPr>
            </w:pPr>
            <w:ins w:id="0" w:author="pokaz" w:date="2026-09-07T21:34:00Z" w16du:dateUtc="2026-09-07T12:34:00Z">
              <w:r>
                <w:rPr>
                  <w:rFonts w:hint="eastAsia"/>
                  <w:color w:val="1C1B19"/>
                  <w:sz w:val="18"/>
                  <w:lang w:eastAsia="ko-KR"/>
                </w:rPr>
                <w:t>보유</w:t>
              </w:r>
            </w:ins>
            <w:del w:id="1" w:author="pokaz" w:date="2026-09-07T21:34:00Z" w16du:dateUtc="2026-09-07T12:34:00Z">
              <w:r w:rsidR="00000000" w:rsidDel="00766122">
                <w:rPr>
                  <w:color w:val="1C1B19"/>
                  <w:sz w:val="18"/>
                  <w:lang w:eastAsia="ko-KR"/>
                </w:rPr>
                <w:delText>대상정산금</w:delText>
              </w:r>
            </w:del>
            <w:r w:rsidR="00000000">
              <w:rPr>
                <w:color w:val="1C1B19"/>
                <w:sz w:val="18"/>
                <w:lang w:eastAsia="ko-KR"/>
              </w:rPr>
              <w:t>채권 하나의 ID</w:t>
            </w:r>
          </w:p>
        </w:tc>
        <w:tc>
          <w:tcPr>
            <w:tcW w:w="1963" w:type="dxa"/>
          </w:tcPr>
          <w:p w14:paraId="2EB599D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A</w:t>
            </w:r>
            <w:r>
              <w:rPr>
                <w:color w:val="1C1B19"/>
                <w:sz w:val="18"/>
                <w:vertAlign w:val="subscript"/>
              </w:rPr>
              <w:t>i</w:t>
            </w:r>
            <w:r>
              <w:rPr>
                <w:color w:val="1C1B19"/>
                <w:sz w:val="18"/>
              </w:rPr>
              <w:t xml:space="preserve"> D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</w:tr>
      <w:tr w:rsidR="00EA3CF3" w14:paraId="5A5367E1" w14:textId="77777777">
        <w:tc>
          <w:tcPr>
            <w:tcW w:w="964" w:type="dxa"/>
          </w:tcPr>
          <w:p w14:paraId="21B75EC1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첨자 d</w:t>
            </w:r>
          </w:p>
        </w:tc>
        <w:tc>
          <w:tcPr>
            <w:tcW w:w="6929" w:type="dxa"/>
          </w:tcPr>
          <w:p w14:paraId="12BAD879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하나의 일 (d = 기준일, d−1 = 기준일의 전일, d−2 = 기준일의 전전일)</w:t>
            </w:r>
          </w:p>
        </w:tc>
        <w:tc>
          <w:tcPr>
            <w:tcW w:w="1963" w:type="dxa"/>
          </w:tcPr>
          <w:p w14:paraId="250F62F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EC</w:t>
            </w:r>
            <w:r>
              <w:rPr>
                <w:color w:val="1C1B19"/>
                <w:sz w:val="18"/>
                <w:vertAlign w:val="subscript"/>
              </w:rPr>
              <w:t>d</w:t>
            </w:r>
            <w:r>
              <w:rPr>
                <w:color w:val="1C1B19"/>
                <w:sz w:val="18"/>
              </w:rPr>
              <w:t xml:space="preserve"> EC</w:t>
            </w:r>
            <w:r>
              <w:rPr>
                <w:color w:val="1C1B19"/>
                <w:sz w:val="18"/>
                <w:vertAlign w:val="subscript"/>
              </w:rPr>
              <w:t>d−1</w:t>
            </w:r>
            <w:r>
              <w:rPr>
                <w:color w:val="1C1B19"/>
                <w:sz w:val="18"/>
              </w:rPr>
              <w:t xml:space="preserve"> EC</w:t>
            </w:r>
            <w:r>
              <w:rPr>
                <w:color w:val="1C1B19"/>
                <w:sz w:val="18"/>
                <w:vertAlign w:val="subscript"/>
              </w:rPr>
              <w:t>d−2</w:t>
            </w:r>
            <w:r>
              <w:rPr>
                <w:color w:val="1C1B19"/>
                <w:sz w:val="18"/>
              </w:rPr>
              <w:t xml:space="preserve"> …</w:t>
            </w:r>
          </w:p>
        </w:tc>
      </w:tr>
      <w:tr w:rsidR="00EA3CF3" w14:paraId="647B2AEA" w14:textId="77777777">
        <w:tc>
          <w:tcPr>
            <w:tcW w:w="964" w:type="dxa"/>
          </w:tcPr>
          <w:p w14:paraId="4CC502A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첨자 r</w:t>
            </w:r>
          </w:p>
        </w:tc>
        <w:tc>
          <w:tcPr>
            <w:tcW w:w="6929" w:type="dxa"/>
          </w:tcPr>
          <w:p w14:paraId="3D0360F6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예상 수익률을 나타낼 때 쓴다. Y</w:t>
            </w:r>
            <w:r>
              <w:rPr>
                <w:color w:val="1C1B19"/>
                <w:sz w:val="18"/>
                <w:vertAlign w:val="subscript"/>
                <w:lang w:eastAsia="ko-KR"/>
              </w:rPr>
              <w:t>r</w:t>
            </w:r>
            <w:r>
              <w:rPr>
                <w:color w:val="1C1B19"/>
                <w:sz w:val="18"/>
                <w:lang w:eastAsia="ko-KR"/>
              </w:rPr>
              <w:t xml:space="preserve"> 는 연환산 예상 수익률 (Y 가 연환산을 뜻하므로)</w:t>
            </w:r>
          </w:p>
        </w:tc>
        <w:tc>
          <w:tcPr>
            <w:tcW w:w="1963" w:type="dxa"/>
          </w:tcPr>
          <w:p w14:paraId="45ABA238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Y</w:t>
            </w:r>
            <w:r>
              <w:rPr>
                <w:color w:val="1C1B19"/>
                <w:sz w:val="18"/>
                <w:vertAlign w:val="subscript"/>
              </w:rPr>
              <w:t>r</w:t>
            </w:r>
          </w:p>
        </w:tc>
      </w:tr>
      <w:tr w:rsidR="00EA3CF3" w14:paraId="2E004852" w14:textId="77777777">
        <w:tc>
          <w:tcPr>
            <w:tcW w:w="964" w:type="dxa"/>
          </w:tcPr>
          <w:p w14:paraId="642A346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첨자 a</w:t>
            </w:r>
          </w:p>
        </w:tc>
        <w:tc>
          <w:tcPr>
            <w:tcW w:w="6929" w:type="dxa"/>
          </w:tcPr>
          <w:p w14:paraId="4229A571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투자실행금 기준 관찰된 값을 나타낼 때 쓴다. PY</w:t>
            </w:r>
            <w:r>
              <w:rPr>
                <w:color w:val="1C1B19"/>
                <w:sz w:val="18"/>
                <w:vertAlign w:val="subscript"/>
                <w:lang w:eastAsia="ko-KR"/>
              </w:rPr>
              <w:t>a</w:t>
            </w:r>
            <w:r>
              <w:rPr>
                <w:color w:val="1C1B19"/>
                <w:sz w:val="18"/>
                <w:lang w:eastAsia="ko-KR"/>
              </w:rPr>
              <w:t xml:space="preserve"> 는 조회기간에서 관찰된 투자실행금 기준 연환산 수익률 (P 는 조회기간)</w:t>
            </w:r>
          </w:p>
        </w:tc>
        <w:tc>
          <w:tcPr>
            <w:tcW w:w="1963" w:type="dxa"/>
          </w:tcPr>
          <w:p w14:paraId="52BCBF3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PY</w:t>
            </w:r>
            <w:r>
              <w:rPr>
                <w:color w:val="1C1B19"/>
                <w:sz w:val="18"/>
                <w:vertAlign w:val="subscript"/>
              </w:rPr>
              <w:t>a</w:t>
            </w:r>
          </w:p>
        </w:tc>
      </w:tr>
      <w:tr w:rsidR="00EA3CF3" w14:paraId="5FEC0B70" w14:textId="77777777">
        <w:tc>
          <w:tcPr>
            <w:tcW w:w="964" w:type="dxa"/>
          </w:tcPr>
          <w:p w14:paraId="5BE3332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첨자 t</w:t>
            </w:r>
          </w:p>
        </w:tc>
        <w:tc>
          <w:tcPr>
            <w:tcW w:w="6929" w:type="dxa"/>
          </w:tcPr>
          <w:p w14:paraId="362D3B73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투자 자산 기준 관찰된 값을 나타낼 때 쓴다. PY</w:t>
            </w:r>
            <w:r>
              <w:rPr>
                <w:color w:val="1C1B19"/>
                <w:sz w:val="18"/>
                <w:vertAlign w:val="subscript"/>
                <w:lang w:eastAsia="ko-KR"/>
              </w:rPr>
              <w:t>t</w:t>
            </w:r>
            <w:r>
              <w:rPr>
                <w:color w:val="1C1B19"/>
                <w:sz w:val="18"/>
                <w:lang w:eastAsia="ko-KR"/>
              </w:rPr>
              <w:t xml:space="preserve"> 는 조회기간에서 관찰된 투자 자산 기준 연환산 수익률</w:t>
            </w:r>
          </w:p>
        </w:tc>
        <w:tc>
          <w:tcPr>
            <w:tcW w:w="1963" w:type="dxa"/>
          </w:tcPr>
          <w:p w14:paraId="004E890B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PY</w:t>
            </w:r>
            <w:r>
              <w:rPr>
                <w:color w:val="1C1B19"/>
                <w:sz w:val="18"/>
                <w:vertAlign w:val="subscript"/>
              </w:rPr>
              <w:t>t</w:t>
            </w:r>
          </w:p>
        </w:tc>
      </w:tr>
    </w:tbl>
    <w:p w14:paraId="7D7FBA7A" w14:textId="77777777" w:rsidR="00EA3CF3" w:rsidRDefault="00EA3CF3">
      <w:pPr>
        <w:spacing w:after="120" w:line="360" w:lineRule="auto"/>
      </w:pPr>
    </w:p>
    <w:p w14:paraId="2821CD0A" w14:textId="77777777" w:rsidR="00EA3CF3" w:rsidRDefault="00000000">
      <w:pPr>
        <w:spacing w:before="320" w:after="120" w:line="360" w:lineRule="auto"/>
      </w:pPr>
      <w:r>
        <w:rPr>
          <w:b/>
          <w:color w:val="1C1B19"/>
          <w:sz w:val="28"/>
        </w:rPr>
        <w:t>전체 기호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1"/>
        <w:gridCol w:w="1551"/>
        <w:gridCol w:w="892"/>
        <w:gridCol w:w="1975"/>
        <w:gridCol w:w="4143"/>
      </w:tblGrid>
      <w:tr w:rsidR="00EA3CF3" w14:paraId="1461D055" w14:textId="77777777">
        <w:tc>
          <w:tcPr>
            <w:tcW w:w="964" w:type="dxa"/>
            <w:shd w:val="clear" w:color="auto" w:fill="F4F1EC"/>
          </w:tcPr>
          <w:p w14:paraId="33C3AFB5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분류</w:t>
            </w:r>
          </w:p>
        </w:tc>
        <w:tc>
          <w:tcPr>
            <w:tcW w:w="964" w:type="dxa"/>
            <w:shd w:val="clear" w:color="auto" w:fill="F4F1EC"/>
          </w:tcPr>
          <w:p w14:paraId="753879A2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개선</w:t>
            </w:r>
          </w:p>
        </w:tc>
        <w:tc>
          <w:tcPr>
            <w:tcW w:w="964" w:type="dxa"/>
            <w:shd w:val="clear" w:color="auto" w:fill="F4F1EC"/>
          </w:tcPr>
          <w:p w14:paraId="129F359D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기존</w:t>
            </w:r>
          </w:p>
        </w:tc>
        <w:tc>
          <w:tcPr>
            <w:tcW w:w="2206" w:type="dxa"/>
            <w:shd w:val="clear" w:color="auto" w:fill="F4F1EC"/>
          </w:tcPr>
          <w:p w14:paraId="00D881F5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용어 이름</w:t>
            </w:r>
          </w:p>
        </w:tc>
        <w:tc>
          <w:tcPr>
            <w:tcW w:w="5295" w:type="dxa"/>
            <w:shd w:val="clear" w:color="auto" w:fill="F4F1EC"/>
          </w:tcPr>
          <w:p w14:paraId="0CFE5725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산식</w:t>
            </w:r>
          </w:p>
        </w:tc>
      </w:tr>
      <w:tr w:rsidR="00EA3CF3" w14:paraId="0479BA81" w14:textId="77777777">
        <w:tc>
          <w:tcPr>
            <w:tcW w:w="964" w:type="dxa"/>
          </w:tcPr>
          <w:p w14:paraId="0781FA1A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964" w:type="dxa"/>
          </w:tcPr>
          <w:p w14:paraId="20646F88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r</w:t>
            </w:r>
          </w:p>
        </w:tc>
        <w:tc>
          <w:tcPr>
            <w:tcW w:w="964" w:type="dxa"/>
          </w:tcPr>
          <w:p w14:paraId="48177974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479B2C72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계약된 할인율</w:t>
            </w:r>
          </w:p>
        </w:tc>
        <w:tc>
          <w:tcPr>
            <w:tcW w:w="5295" w:type="dxa"/>
          </w:tcPr>
          <w:p w14:paraId="2704F6B8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0.11% 예정</w:t>
            </w:r>
          </w:p>
        </w:tc>
      </w:tr>
      <w:tr w:rsidR="00EA3CF3" w14:paraId="77CEE1F8" w14:textId="77777777">
        <w:tc>
          <w:tcPr>
            <w:tcW w:w="964" w:type="dxa"/>
          </w:tcPr>
          <w:p w14:paraId="4CF4892E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964" w:type="dxa"/>
          </w:tcPr>
          <w:p w14:paraId="5C3F8AE4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D</w:t>
            </w:r>
          </w:p>
        </w:tc>
        <w:tc>
          <w:tcPr>
            <w:tcW w:w="964" w:type="dxa"/>
          </w:tcPr>
          <w:p w14:paraId="0CC03D39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wD</w:t>
            </w:r>
          </w:p>
        </w:tc>
        <w:tc>
          <w:tcPr>
            <w:tcW w:w="2206" w:type="dxa"/>
          </w:tcPr>
          <w:p w14:paraId="45F978DE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가중평균 금융일수 (Duration)</w:t>
            </w:r>
          </w:p>
        </w:tc>
        <w:tc>
          <w:tcPr>
            <w:tcW w:w="5295" w:type="dxa"/>
          </w:tcPr>
          <w:p w14:paraId="0E9EA93A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D = Σ(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) ÷ Σ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</w:p>
        </w:tc>
      </w:tr>
      <w:tr w:rsidR="00EA3CF3" w14:paraId="64EF2945" w14:textId="77777777">
        <w:tc>
          <w:tcPr>
            <w:tcW w:w="964" w:type="dxa"/>
          </w:tcPr>
          <w:p w14:paraId="56BFE75F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964" w:type="dxa"/>
          </w:tcPr>
          <w:p w14:paraId="1B1C0028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A</w:t>
            </w:r>
          </w:p>
        </w:tc>
        <w:tc>
          <w:tcPr>
            <w:tcW w:w="964" w:type="dxa"/>
          </w:tcPr>
          <w:p w14:paraId="1C3EAD70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2B90704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투자실행금</w:t>
            </w:r>
          </w:p>
        </w:tc>
        <w:tc>
          <w:tcPr>
            <w:tcW w:w="5295" w:type="dxa"/>
          </w:tcPr>
          <w:p w14:paraId="5F308F1D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A = 순지급액 × ( 1 − r )</w:t>
            </w:r>
          </w:p>
        </w:tc>
      </w:tr>
      <w:tr w:rsidR="00EA3CF3" w14:paraId="40A2B6CD" w14:textId="77777777">
        <w:tc>
          <w:tcPr>
            <w:tcW w:w="964" w:type="dxa"/>
          </w:tcPr>
          <w:p w14:paraId="460F1ED2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964" w:type="dxa"/>
          </w:tcPr>
          <w:p w14:paraId="4D1E479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M</w:t>
            </w:r>
          </w:p>
        </w:tc>
        <w:tc>
          <w:tcPr>
            <w:tcW w:w="964" w:type="dxa"/>
          </w:tcPr>
          <w:p w14:paraId="1DAC4105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74473142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투자수익</w:t>
            </w:r>
          </w:p>
        </w:tc>
        <w:tc>
          <w:tcPr>
            <w:tcW w:w="5295" w:type="dxa"/>
          </w:tcPr>
          <w:p w14:paraId="6A39A603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M = 채권매입수수료 − max( 0, L )</w:t>
            </w:r>
          </w:p>
        </w:tc>
      </w:tr>
      <w:tr w:rsidR="00EA3CF3" w14:paraId="1962C2F3" w14:textId="77777777">
        <w:tc>
          <w:tcPr>
            <w:tcW w:w="964" w:type="dxa"/>
          </w:tcPr>
          <w:p w14:paraId="3D4BBE06" w14:textId="77777777" w:rsidR="00EA3CF3" w:rsidRDefault="00EA3CF3">
            <w:pPr>
              <w:spacing w:before="40" w:after="40" w:line="312" w:lineRule="auto"/>
              <w:rPr>
                <w:lang w:eastAsia="ko-KR"/>
              </w:rPr>
            </w:pPr>
          </w:p>
        </w:tc>
        <w:tc>
          <w:tcPr>
            <w:tcW w:w="964" w:type="dxa"/>
          </w:tcPr>
          <w:p w14:paraId="1DC5C712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B</w:t>
            </w:r>
          </w:p>
        </w:tc>
        <w:tc>
          <w:tcPr>
            <w:tcW w:w="964" w:type="dxa"/>
          </w:tcPr>
          <w:p w14:paraId="4772BDAD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17E38246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상환액</w:t>
            </w:r>
          </w:p>
        </w:tc>
        <w:tc>
          <w:tcPr>
            <w:tcW w:w="5295" w:type="dxa"/>
          </w:tcPr>
          <w:p w14:paraId="0E09648A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B = 순지급액 − max( 0, L )</w:t>
            </w:r>
          </w:p>
        </w:tc>
      </w:tr>
      <w:tr w:rsidR="00EA3CF3" w14:paraId="1BCB702E" w14:textId="77777777">
        <w:tc>
          <w:tcPr>
            <w:tcW w:w="964" w:type="dxa"/>
          </w:tcPr>
          <w:p w14:paraId="7CDD9C52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964" w:type="dxa"/>
          </w:tcPr>
          <w:p w14:paraId="5CC2F0E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L</w:t>
            </w:r>
          </w:p>
        </w:tc>
        <w:tc>
          <w:tcPr>
            <w:tcW w:w="964" w:type="dxa"/>
          </w:tcPr>
          <w:p w14:paraId="3DA06BD1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4E54F69C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입금부족액</w:t>
            </w:r>
          </w:p>
        </w:tc>
        <w:tc>
          <w:tcPr>
            <w:tcW w:w="5295" w:type="dxa"/>
          </w:tcPr>
          <w:p w14:paraId="2C8595AA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L = 미지급금 − 과지급금</w:t>
            </w:r>
          </w:p>
        </w:tc>
      </w:tr>
      <w:tr w:rsidR="00EA3CF3" w14:paraId="4168DBF7" w14:textId="77777777">
        <w:tc>
          <w:tcPr>
            <w:tcW w:w="964" w:type="dxa"/>
          </w:tcPr>
          <w:p w14:paraId="669B4AE2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964" w:type="dxa"/>
          </w:tcPr>
          <w:p w14:paraId="6E94A67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MR</w:t>
            </w:r>
          </w:p>
        </w:tc>
        <w:tc>
          <w:tcPr>
            <w:tcW w:w="964" w:type="dxa"/>
          </w:tcPr>
          <w:p w14:paraId="57C28EA0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5DE66BE9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투자수익율 (Margin)</w:t>
            </w:r>
          </w:p>
        </w:tc>
        <w:tc>
          <w:tcPr>
            <w:tcW w:w="5295" w:type="dxa"/>
          </w:tcPr>
          <w:p w14:paraId="6BC6B70A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MR = M ÷ A</w:t>
            </w:r>
          </w:p>
        </w:tc>
      </w:tr>
      <w:tr w:rsidR="00EA3CF3" w14:paraId="6DA90AE4" w14:textId="77777777">
        <w:tc>
          <w:tcPr>
            <w:tcW w:w="964" w:type="dxa"/>
          </w:tcPr>
          <w:p w14:paraId="6ECB6AC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 한 건</w:t>
            </w:r>
          </w:p>
        </w:tc>
        <w:tc>
          <w:tcPr>
            <w:tcW w:w="964" w:type="dxa"/>
          </w:tcPr>
          <w:p w14:paraId="0CCBF1D1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D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0708A849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722CA55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금융일수</w:t>
            </w:r>
          </w:p>
        </w:tc>
        <w:tc>
          <w:tcPr>
            <w:tcW w:w="5295" w:type="dxa"/>
          </w:tcPr>
          <w:p w14:paraId="35CF52D2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선정산일로부터 정산예정일까지의 한편 넣기 일수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08-24 선정산 · 08-26 정산예정이면 2</w:t>
            </w:r>
          </w:p>
        </w:tc>
      </w:tr>
      <w:tr w:rsidR="00EA3CF3" w14:paraId="1CB1F3F2" w14:textId="77777777">
        <w:tc>
          <w:tcPr>
            <w:tcW w:w="964" w:type="dxa"/>
          </w:tcPr>
          <w:p w14:paraId="0913CD69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 한 건</w:t>
            </w:r>
          </w:p>
        </w:tc>
        <w:tc>
          <w:tcPr>
            <w:tcW w:w="964" w:type="dxa"/>
          </w:tcPr>
          <w:p w14:paraId="57BBDCEE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A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5D17819B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69D40DC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실행액</w:t>
            </w:r>
          </w:p>
        </w:tc>
        <w:tc>
          <w:tcPr>
            <w:tcW w:w="5295" w:type="dxa"/>
          </w:tcPr>
          <w:p w14:paraId="07211F14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= 순지급액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× (1 − r)</w:t>
            </w:r>
          </w:p>
        </w:tc>
      </w:tr>
      <w:tr w:rsidR="00EA3CF3" w14:paraId="0C351E31" w14:textId="77777777">
        <w:tc>
          <w:tcPr>
            <w:tcW w:w="964" w:type="dxa"/>
          </w:tcPr>
          <w:p w14:paraId="71E84ECC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 한 건</w:t>
            </w:r>
          </w:p>
        </w:tc>
        <w:tc>
          <w:tcPr>
            <w:tcW w:w="964" w:type="dxa"/>
          </w:tcPr>
          <w:p w14:paraId="7823D7AD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L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1215F386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6F2C0FE7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입금부족액</w:t>
            </w:r>
          </w:p>
        </w:tc>
        <w:tc>
          <w:tcPr>
            <w:tcW w:w="5295" w:type="dxa"/>
          </w:tcPr>
          <w:p w14:paraId="086B01EA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L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미지급금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− 과지급금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</w:p>
        </w:tc>
      </w:tr>
      <w:tr w:rsidR="00EA3CF3" w14:paraId="195F56C4" w14:textId="77777777">
        <w:tc>
          <w:tcPr>
            <w:tcW w:w="964" w:type="dxa"/>
          </w:tcPr>
          <w:p w14:paraId="6CD3E968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 한 건</w:t>
            </w:r>
          </w:p>
        </w:tc>
        <w:tc>
          <w:tcPr>
            <w:tcW w:w="964" w:type="dxa"/>
          </w:tcPr>
          <w:p w14:paraId="18AE300C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채권매입수수료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6D75FA2C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620B6491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채권매입수수료</w:t>
            </w:r>
          </w:p>
        </w:tc>
        <w:tc>
          <w:tcPr>
            <w:tcW w:w="5295" w:type="dxa"/>
          </w:tcPr>
          <w:p w14:paraId="6A1DEECE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채권매입수수료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순지급액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r</w:t>
            </w:r>
          </w:p>
        </w:tc>
      </w:tr>
      <w:tr w:rsidR="00EA3CF3" w14:paraId="5049B9C6" w14:textId="77777777">
        <w:tc>
          <w:tcPr>
            <w:tcW w:w="964" w:type="dxa"/>
          </w:tcPr>
          <w:p w14:paraId="79904F5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 한 건</w:t>
            </w:r>
          </w:p>
        </w:tc>
        <w:tc>
          <w:tcPr>
            <w:tcW w:w="964" w:type="dxa"/>
          </w:tcPr>
          <w:p w14:paraId="30403736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M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2A92E976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61131B59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투자수익</w:t>
            </w:r>
          </w:p>
        </w:tc>
        <w:tc>
          <w:tcPr>
            <w:tcW w:w="5295" w:type="dxa"/>
          </w:tcPr>
          <w:p w14:paraId="350D0A1D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M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채권매입수수료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− max(0, L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)</w:t>
            </w:r>
          </w:p>
        </w:tc>
      </w:tr>
      <w:tr w:rsidR="00EA3CF3" w14:paraId="27B04EDD" w14:textId="77777777">
        <w:tc>
          <w:tcPr>
            <w:tcW w:w="964" w:type="dxa"/>
          </w:tcPr>
          <w:p w14:paraId="3768C67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채권 한 건</w:t>
            </w:r>
          </w:p>
        </w:tc>
        <w:tc>
          <w:tcPr>
            <w:tcW w:w="964" w:type="dxa"/>
          </w:tcPr>
          <w:p w14:paraId="4992551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B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0DD6297F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6C02A91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상환액</w:t>
            </w:r>
          </w:p>
        </w:tc>
        <w:tc>
          <w:tcPr>
            <w:tcW w:w="5295" w:type="dxa"/>
          </w:tcPr>
          <w:p w14:paraId="3D1D4A18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B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순지급액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− max(0, L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)</w:t>
            </w:r>
          </w:p>
        </w:tc>
      </w:tr>
      <w:tr w:rsidR="00EA3CF3" w14:paraId="28E16E79" w14:textId="77777777">
        <w:tc>
          <w:tcPr>
            <w:tcW w:w="964" w:type="dxa"/>
          </w:tcPr>
          <w:p w14:paraId="31CE4D7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자산</w:t>
            </w:r>
          </w:p>
        </w:tc>
        <w:tc>
          <w:tcPr>
            <w:tcW w:w="964" w:type="dxa"/>
          </w:tcPr>
          <w:p w14:paraId="527E1476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Σ A</w:t>
            </w:r>
            <w:r>
              <w:rPr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w="964" w:type="dxa"/>
          </w:tcPr>
          <w:p w14:paraId="49E3CAFC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42EEF066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실행액</w:t>
            </w:r>
          </w:p>
        </w:tc>
        <w:tc>
          <w:tcPr>
            <w:tcW w:w="5295" w:type="dxa"/>
          </w:tcPr>
          <w:p w14:paraId="63896480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i 는 정산예정일이 d 보다 뒤인 채권</w:t>
            </w:r>
          </w:p>
        </w:tc>
      </w:tr>
      <w:tr w:rsidR="00EA3CF3" w14:paraId="6EF8BDC9" w14:textId="77777777">
        <w:tc>
          <w:tcPr>
            <w:tcW w:w="964" w:type="dxa"/>
          </w:tcPr>
          <w:p w14:paraId="6B57E7F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자산</w:t>
            </w:r>
          </w:p>
        </w:tc>
        <w:tc>
          <w:tcPr>
            <w:tcW w:w="964" w:type="dxa"/>
          </w:tcPr>
          <w:p w14:paraId="266B61B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EC</w:t>
            </w:r>
            <w:r>
              <w:rPr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w="964" w:type="dxa"/>
          </w:tcPr>
          <w:p w14:paraId="0090D273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4EE629E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순현금</w:t>
            </w:r>
          </w:p>
        </w:tc>
        <w:tc>
          <w:tcPr>
            <w:tcW w:w="5295" w:type="dxa"/>
          </w:tcPr>
          <w:p w14:paraId="6EE1FECC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d 일 마감시점 쿠콘 가상계좌의 현금 잔액</w:t>
            </w:r>
          </w:p>
        </w:tc>
      </w:tr>
      <w:tr w:rsidR="00EA3CF3" w14:paraId="6FC68BA7" w14:textId="77777777">
        <w:tc>
          <w:tcPr>
            <w:tcW w:w="964" w:type="dxa"/>
          </w:tcPr>
          <w:p w14:paraId="5795B497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자산</w:t>
            </w:r>
          </w:p>
        </w:tc>
        <w:tc>
          <w:tcPr>
            <w:tcW w:w="964" w:type="dxa"/>
          </w:tcPr>
          <w:p w14:paraId="253DE657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Σ A</w:t>
            </w:r>
            <w:r>
              <w:rPr>
                <w:color w:val="1C1B19"/>
                <w:sz w:val="18"/>
                <w:vertAlign w:val="subscript"/>
              </w:rPr>
              <w:t>i</w:t>
            </w:r>
            <w:r>
              <w:rPr>
                <w:color w:val="1C1B19"/>
                <w:sz w:val="18"/>
              </w:rPr>
              <w:t xml:space="preserve"> + EC</w:t>
            </w:r>
            <w:r>
              <w:rPr>
                <w:color w:val="1C1B19"/>
                <w:sz w:val="18"/>
                <w:vertAlign w:val="subscript"/>
              </w:rPr>
              <w:t>d</w:t>
            </w:r>
          </w:p>
        </w:tc>
        <w:tc>
          <w:tcPr>
            <w:tcW w:w="964" w:type="dxa"/>
          </w:tcPr>
          <w:p w14:paraId="52BA5725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51AE017B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조회시점의 투자자산</w:t>
            </w:r>
          </w:p>
        </w:tc>
        <w:tc>
          <w:tcPr>
            <w:tcW w:w="5295" w:type="dxa"/>
          </w:tcPr>
          <w:p w14:paraId="1B7B99C3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+ EC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d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i 는 정산예정일이 기준일(d) 보다 뒤인 대상정산금채권</w:t>
            </w:r>
          </w:p>
        </w:tc>
      </w:tr>
      <w:tr w:rsidR="00EA3CF3" w14:paraId="738C0E78" w14:textId="77777777">
        <w:tc>
          <w:tcPr>
            <w:tcW w:w="964" w:type="dxa"/>
          </w:tcPr>
          <w:p w14:paraId="2EE88041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자산</w:t>
            </w:r>
          </w:p>
        </w:tc>
        <w:tc>
          <w:tcPr>
            <w:tcW w:w="964" w:type="dxa"/>
          </w:tcPr>
          <w:p w14:paraId="288CF762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D</w:t>
            </w:r>
          </w:p>
        </w:tc>
        <w:tc>
          <w:tcPr>
            <w:tcW w:w="964" w:type="dxa"/>
          </w:tcPr>
          <w:p w14:paraId="42FB462A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wD</w:t>
            </w:r>
          </w:p>
        </w:tc>
        <w:tc>
          <w:tcPr>
            <w:tcW w:w="2206" w:type="dxa"/>
          </w:tcPr>
          <w:p w14:paraId="3CBF91C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가중평균 금융일수</w:t>
            </w:r>
          </w:p>
        </w:tc>
        <w:tc>
          <w:tcPr>
            <w:tcW w:w="5295" w:type="dxa"/>
          </w:tcPr>
          <w:p w14:paraId="1C473A16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i 는 대상정산금채권 전체</w:t>
            </w:r>
          </w:p>
        </w:tc>
      </w:tr>
      <w:tr w:rsidR="00EA3CF3" w14:paraId="480DE586" w14:textId="77777777">
        <w:tc>
          <w:tcPr>
            <w:tcW w:w="964" w:type="dxa"/>
          </w:tcPr>
          <w:p w14:paraId="5F13FF7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자산</w:t>
            </w:r>
          </w:p>
        </w:tc>
        <w:tc>
          <w:tcPr>
            <w:tcW w:w="964" w:type="dxa"/>
          </w:tcPr>
          <w:p w14:paraId="1D3B509E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LR</w:t>
            </w:r>
          </w:p>
        </w:tc>
        <w:tc>
          <w:tcPr>
            <w:tcW w:w="964" w:type="dxa"/>
          </w:tcPr>
          <w:p w14:paraId="07908A94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4F2106B0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입금부족률</w:t>
            </w:r>
          </w:p>
        </w:tc>
        <w:tc>
          <w:tcPr>
            <w:tcW w:w="5295" w:type="dxa"/>
          </w:tcPr>
          <w:p w14:paraId="410A6D3F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LR =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L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÷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i 는 선정산일이 오늘(d 의 다음 날) 기준 20일 전부터 11일 전까지인 채권</w:t>
            </w:r>
          </w:p>
        </w:tc>
      </w:tr>
      <w:tr w:rsidR="00EA3CF3" w14:paraId="0FC96945" w14:textId="77777777">
        <w:tc>
          <w:tcPr>
            <w:tcW w:w="964" w:type="dxa"/>
          </w:tcPr>
          <w:p w14:paraId="582B252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자산</w:t>
            </w:r>
          </w:p>
        </w:tc>
        <w:tc>
          <w:tcPr>
            <w:tcW w:w="964" w:type="dxa"/>
          </w:tcPr>
          <w:p w14:paraId="0A3C994B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Y</w:t>
            </w:r>
            <w:r>
              <w:rPr>
                <w:color w:val="1C1B19"/>
                <w:sz w:val="18"/>
                <w:vertAlign w:val="subscript"/>
              </w:rPr>
              <w:t>r</w:t>
            </w:r>
          </w:p>
        </w:tc>
        <w:tc>
          <w:tcPr>
            <w:tcW w:w="964" w:type="dxa"/>
          </w:tcPr>
          <w:p w14:paraId="51D18319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6D9F4067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예상 연환산 수익률</w:t>
            </w:r>
          </w:p>
        </w:tc>
        <w:tc>
          <w:tcPr>
            <w:tcW w:w="5295" w:type="dxa"/>
          </w:tcPr>
          <w:p w14:paraId="1176A5F5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Y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r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= r × 365 ÷ D</w:t>
            </w:r>
          </w:p>
        </w:tc>
      </w:tr>
      <w:tr w:rsidR="00EA3CF3" w14:paraId="52A4E38C" w14:textId="77777777">
        <w:tc>
          <w:tcPr>
            <w:tcW w:w="964" w:type="dxa"/>
          </w:tcPr>
          <w:p w14:paraId="3CD8378F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4DD84B5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PA</w:t>
            </w:r>
          </w:p>
        </w:tc>
        <w:tc>
          <w:tcPr>
            <w:tcW w:w="964" w:type="dxa"/>
          </w:tcPr>
          <w:p w14:paraId="7DCEC24F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00014704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투자실행금</w:t>
            </w:r>
          </w:p>
        </w:tc>
        <w:tc>
          <w:tcPr>
            <w:tcW w:w="5295" w:type="dxa"/>
          </w:tcPr>
          <w:p w14:paraId="4C0E10BC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PA = Σ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  i ∈ P</w:t>
            </w:r>
          </w:p>
        </w:tc>
      </w:tr>
      <w:tr w:rsidR="00EA3CF3" w14:paraId="31801701" w14:textId="77777777">
        <w:tc>
          <w:tcPr>
            <w:tcW w:w="964" w:type="dxa"/>
          </w:tcPr>
          <w:p w14:paraId="1ABA651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7BC557DB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PM</w:t>
            </w:r>
          </w:p>
        </w:tc>
        <w:tc>
          <w:tcPr>
            <w:tcW w:w="964" w:type="dxa"/>
          </w:tcPr>
          <w:p w14:paraId="5CC85C5A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0D8BC2D6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투자수익</w:t>
            </w:r>
          </w:p>
        </w:tc>
        <w:tc>
          <w:tcPr>
            <w:tcW w:w="5295" w:type="dxa"/>
          </w:tcPr>
          <w:p w14:paraId="45BE52ED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PM = Σ M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  i ∈ P</w:t>
            </w:r>
          </w:p>
        </w:tc>
      </w:tr>
      <w:tr w:rsidR="00EA3CF3" w14:paraId="55B51F8E" w14:textId="77777777">
        <w:tc>
          <w:tcPr>
            <w:tcW w:w="964" w:type="dxa"/>
          </w:tcPr>
          <w:p w14:paraId="19FF5117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72D69D0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PB</w:t>
            </w:r>
          </w:p>
        </w:tc>
        <w:tc>
          <w:tcPr>
            <w:tcW w:w="964" w:type="dxa"/>
          </w:tcPr>
          <w:p w14:paraId="2E52B577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36085865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상환액</w:t>
            </w:r>
          </w:p>
        </w:tc>
        <w:tc>
          <w:tcPr>
            <w:tcW w:w="5295" w:type="dxa"/>
          </w:tcPr>
          <w:p w14:paraId="7933DD13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PB = Σ B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  i ∈ P</w:t>
            </w:r>
          </w:p>
        </w:tc>
      </w:tr>
      <w:tr w:rsidR="00EA3CF3" w14:paraId="61E50A9C" w14:textId="77777777">
        <w:tc>
          <w:tcPr>
            <w:tcW w:w="964" w:type="dxa"/>
          </w:tcPr>
          <w:p w14:paraId="20887BF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lastRenderedPageBreak/>
              <w:t>투자 수익</w:t>
            </w:r>
          </w:p>
        </w:tc>
        <w:tc>
          <w:tcPr>
            <w:tcW w:w="964" w:type="dxa"/>
          </w:tcPr>
          <w:p w14:paraId="2F0812A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PMR</w:t>
            </w:r>
          </w:p>
        </w:tc>
        <w:tc>
          <w:tcPr>
            <w:tcW w:w="964" w:type="dxa"/>
          </w:tcPr>
          <w:p w14:paraId="63C0C11F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74BDB965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투자수익율</w:t>
            </w:r>
          </w:p>
        </w:tc>
        <w:tc>
          <w:tcPr>
            <w:tcW w:w="5295" w:type="dxa"/>
          </w:tcPr>
          <w:p w14:paraId="2D7E508D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PMR = PM ÷ PA</w:t>
            </w:r>
          </w:p>
        </w:tc>
      </w:tr>
      <w:tr w:rsidR="00EA3CF3" w14:paraId="71047BD3" w14:textId="77777777">
        <w:tc>
          <w:tcPr>
            <w:tcW w:w="964" w:type="dxa"/>
          </w:tcPr>
          <w:p w14:paraId="2AD4F74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471E9118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PD</w:t>
            </w:r>
          </w:p>
        </w:tc>
        <w:tc>
          <w:tcPr>
            <w:tcW w:w="964" w:type="dxa"/>
          </w:tcPr>
          <w:p w14:paraId="7AB111B1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PwD</w:t>
            </w:r>
          </w:p>
        </w:tc>
        <w:tc>
          <w:tcPr>
            <w:tcW w:w="2206" w:type="dxa"/>
          </w:tcPr>
          <w:p w14:paraId="7600BA8B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가중평균 금융일수</w:t>
            </w:r>
          </w:p>
        </w:tc>
        <w:tc>
          <w:tcPr>
            <w:tcW w:w="5295" w:type="dxa"/>
          </w:tcPr>
          <w:p w14:paraId="15016175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PD = Σ(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) ÷ Σ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  i ∈ P</w:t>
            </w:r>
          </w:p>
        </w:tc>
      </w:tr>
      <w:tr w:rsidR="00EA3CF3" w14:paraId="7B0A65A0" w14:textId="77777777">
        <w:tc>
          <w:tcPr>
            <w:tcW w:w="964" w:type="dxa"/>
          </w:tcPr>
          <w:p w14:paraId="540F41F1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686190CB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PEC</w:t>
            </w:r>
          </w:p>
        </w:tc>
        <w:tc>
          <w:tcPr>
            <w:tcW w:w="964" w:type="dxa"/>
          </w:tcPr>
          <w:p w14:paraId="01FC9836" w14:textId="77777777" w:rsidR="00EA3CF3" w:rsidRDefault="00EA3CF3">
            <w:pPr>
              <w:spacing w:before="40" w:after="40" w:line="312" w:lineRule="auto"/>
            </w:pPr>
          </w:p>
        </w:tc>
        <w:tc>
          <w:tcPr>
            <w:tcW w:w="2206" w:type="dxa"/>
          </w:tcPr>
          <w:p w14:paraId="526808A3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누적 순현금</w:t>
            </w:r>
          </w:p>
        </w:tc>
        <w:tc>
          <w:tcPr>
            <w:tcW w:w="5295" w:type="dxa"/>
          </w:tcPr>
          <w:p w14:paraId="7C2037D2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PEC = Σ EC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d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  d ∈ P</w:t>
            </w:r>
          </w:p>
        </w:tc>
      </w:tr>
      <w:tr w:rsidR="00EA3CF3" w14:paraId="3B96101B" w14:textId="77777777">
        <w:tc>
          <w:tcPr>
            <w:tcW w:w="964" w:type="dxa"/>
          </w:tcPr>
          <w:p w14:paraId="58E9B28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18727ADA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PY</w:t>
            </w:r>
            <w:r>
              <w:rPr>
                <w:b/>
                <w:color w:val="2C4470"/>
                <w:sz w:val="18"/>
                <w:vertAlign w:val="subscript"/>
              </w:rPr>
              <w:t>a</w:t>
            </w:r>
          </w:p>
        </w:tc>
        <w:tc>
          <w:tcPr>
            <w:tcW w:w="964" w:type="dxa"/>
          </w:tcPr>
          <w:p w14:paraId="7ADFAB33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PY</w:t>
            </w:r>
            <w:r>
              <w:rPr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w="2206" w:type="dxa"/>
          </w:tcPr>
          <w:p w14:paraId="71B7B198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투자실행금액 대비 연환산 수익률</w:t>
            </w:r>
          </w:p>
        </w:tc>
        <w:tc>
          <w:tcPr>
            <w:tcW w:w="5295" w:type="dxa"/>
          </w:tcPr>
          <w:p w14:paraId="2F250DFB" w14:textId="77777777" w:rsidR="00EA3CF3" w:rsidRDefault="00000000">
            <w:pPr>
              <w:spacing w:before="40" w:after="40" w:line="312" w:lineRule="auto"/>
            </w:pPr>
            <w:r>
              <w:rPr>
                <w:rFonts w:ascii="D2Coding" w:eastAsia="D2Coding" w:hAnsi="D2Coding"/>
                <w:color w:val="1C1B19"/>
                <w:sz w:val="18"/>
              </w:rPr>
              <w:t>PY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eastAsia="D2Coding" w:hAnsi="D2Coding"/>
                <w:color w:val="1C1B19"/>
                <w:sz w:val="18"/>
              </w:rPr>
              <w:t xml:space="preserve"> = PMR × 365 ÷ PD</w:t>
            </w:r>
          </w:p>
        </w:tc>
      </w:tr>
      <w:tr w:rsidR="00EA3CF3" w14:paraId="4BA5AAD0" w14:textId="77777777">
        <w:tc>
          <w:tcPr>
            <w:tcW w:w="964" w:type="dxa"/>
          </w:tcPr>
          <w:p w14:paraId="06F49EF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 수익</w:t>
            </w:r>
          </w:p>
        </w:tc>
        <w:tc>
          <w:tcPr>
            <w:tcW w:w="964" w:type="dxa"/>
          </w:tcPr>
          <w:p w14:paraId="71827A29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PY</w:t>
            </w:r>
            <w:r>
              <w:rPr>
                <w:b/>
                <w:color w:val="2C4470"/>
                <w:sz w:val="18"/>
                <w:vertAlign w:val="subscript"/>
              </w:rPr>
              <w:t>t</w:t>
            </w:r>
          </w:p>
        </w:tc>
        <w:tc>
          <w:tcPr>
            <w:tcW w:w="964" w:type="dxa"/>
          </w:tcPr>
          <w:p w14:paraId="35956557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wPY</w:t>
            </w:r>
            <w:r>
              <w:rPr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w="2206" w:type="dxa"/>
          </w:tcPr>
          <w:p w14:paraId="3F5D8A8E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조회대상기간의 투자 자산 대비 연환산 수익률</w:t>
            </w:r>
          </w:p>
        </w:tc>
        <w:tc>
          <w:tcPr>
            <w:tcW w:w="5295" w:type="dxa"/>
          </w:tcPr>
          <w:p w14:paraId="02993C29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PY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t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PY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a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채권 비중 + 순현금 수익률 × 순현금 비중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채권 비중 =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÷ (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+ PEC )   i ∈ P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순현금 비중 = PEC ÷ (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+ PEC )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순현금 수익률 = 0 (계좌에 둔 돈은 수익을 만들지 않는다)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PY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a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PMR × 365 ÷ PD = ( PM ÷ PA ) × 365 ÷ (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÷ PA ) = PM × 365 ÷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PY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t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= PM × 365 ÷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×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÷ (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+ PEC ) + 0 × PEC ÷ (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+ PEC )</w:t>
            </w:r>
            <w:r>
              <w:rPr>
                <w:lang w:eastAsia="ko-KR"/>
              </w:rPr>
              <w:br/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     = PM × 365 ÷ ( </w:t>
            </w:r>
            <w:r>
              <w:rPr>
                <w:rFonts w:ascii="D2Coding" w:eastAsia="D2Coding" w:hAnsi="D2Coding"/>
                <w:color w:val="1C1B19"/>
                <w:sz w:val="18"/>
              </w:rPr>
              <w:t>Σ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>( A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× D</w:t>
            </w:r>
            <w:r>
              <w:rPr>
                <w:rFonts w:ascii="D2Coding" w:eastAsia="D2Coding" w:hAnsi="D2Coding"/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rFonts w:ascii="D2Coding" w:eastAsia="D2Coding" w:hAnsi="D2Coding"/>
                <w:color w:val="1C1B19"/>
                <w:sz w:val="18"/>
                <w:lang w:eastAsia="ko-KR"/>
              </w:rPr>
              <w:t xml:space="preserve"> ) + PEC )</w:t>
            </w:r>
          </w:p>
        </w:tc>
      </w:tr>
    </w:tbl>
    <w:p w14:paraId="2D96D711" w14:textId="77777777" w:rsidR="00EA3CF3" w:rsidRDefault="00EA3CF3">
      <w:pPr>
        <w:spacing w:after="120" w:line="360" w:lineRule="auto"/>
        <w:rPr>
          <w:lang w:eastAsia="ko-KR"/>
        </w:rPr>
      </w:pPr>
    </w:p>
    <w:p w14:paraId="0EC56811" w14:textId="77777777" w:rsidR="00EA3CF3" w:rsidRDefault="00000000">
      <w:pPr>
        <w:spacing w:after="160" w:line="360" w:lineRule="auto"/>
        <w:rPr>
          <w:lang w:eastAsia="ko-KR"/>
        </w:rPr>
      </w:pPr>
      <w:r>
        <w:rPr>
          <w:color w:val="6E6A63"/>
          <w:sz w:val="18"/>
          <w:lang w:eastAsia="ko-KR"/>
        </w:rPr>
        <w:t>일별 표의 한 행은 P 가 1일인 경우다. 주별은 7일, 월별은 그 달의 일수다.</w:t>
      </w:r>
    </w:p>
    <w:p w14:paraId="46361331" w14:textId="77777777" w:rsidR="00EA3CF3" w:rsidRDefault="00000000">
      <w:pPr>
        <w:spacing w:before="320" w:after="120" w:line="360" w:lineRule="auto"/>
      </w:pPr>
      <w:r>
        <w:rPr>
          <w:b/>
          <w:color w:val="1C1B19"/>
          <w:sz w:val="28"/>
        </w:rPr>
        <w:t>기호 변경내역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61"/>
        <w:gridCol w:w="4097"/>
        <w:gridCol w:w="4097"/>
      </w:tblGrid>
      <w:tr w:rsidR="00EA3CF3" w14:paraId="1CA64DDE" w14:textId="77777777">
        <w:tc>
          <w:tcPr>
            <w:tcW w:w="1161" w:type="dxa"/>
            <w:shd w:val="clear" w:color="auto" w:fill="F4F1EC"/>
          </w:tcPr>
          <w:p w14:paraId="238B0F6D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변경점</w:t>
            </w:r>
          </w:p>
        </w:tc>
        <w:tc>
          <w:tcPr>
            <w:tcW w:w="4097" w:type="dxa"/>
            <w:shd w:val="clear" w:color="auto" w:fill="F4F1EC"/>
          </w:tcPr>
          <w:p w14:paraId="28DB8D29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기존</w:t>
            </w:r>
          </w:p>
        </w:tc>
        <w:tc>
          <w:tcPr>
            <w:tcW w:w="4097" w:type="dxa"/>
            <w:shd w:val="clear" w:color="auto" w:fill="F4F1EC"/>
          </w:tcPr>
          <w:p w14:paraId="09C31917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개선</w:t>
            </w:r>
          </w:p>
        </w:tc>
      </w:tr>
      <w:tr w:rsidR="00EA3CF3" w14:paraId="366BB951" w14:textId="77777777">
        <w:tc>
          <w:tcPr>
            <w:tcW w:w="1161" w:type="dxa"/>
          </w:tcPr>
          <w:p w14:paraId="3305EE34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w 삭제</w:t>
            </w:r>
          </w:p>
        </w:tc>
        <w:tc>
          <w:tcPr>
            <w:tcW w:w="4097" w:type="dxa"/>
          </w:tcPr>
          <w:p w14:paraId="05900F58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wD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color w:val="A63D2F"/>
                <w:sz w:val="18"/>
              </w:rPr>
              <w:t>PwD</w:t>
            </w:r>
            <w:r>
              <w:br/>
            </w:r>
            <w:r>
              <w:rPr>
                <w:color w:val="1C1B19"/>
                <w:sz w:val="18"/>
              </w:rPr>
              <w:t xml:space="preserve">        </w:t>
            </w:r>
            <w:r>
              <w:rPr>
                <w:color w:val="A63D2F"/>
                <w:sz w:val="18"/>
              </w:rPr>
              <w:t>wPY</w:t>
            </w:r>
            <w:r>
              <w:rPr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w="4097" w:type="dxa"/>
          </w:tcPr>
          <w:p w14:paraId="02A95D44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D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b/>
                <w:color w:val="2C4470"/>
                <w:sz w:val="18"/>
              </w:rPr>
              <w:t>PD</w:t>
            </w:r>
            <w:r>
              <w:br/>
            </w:r>
            <w:r>
              <w:rPr>
                <w:color w:val="1C1B19"/>
                <w:sz w:val="18"/>
              </w:rPr>
              <w:t xml:space="preserve">        </w:t>
            </w:r>
            <w:r>
              <w:rPr>
                <w:b/>
                <w:color w:val="2C4470"/>
                <w:sz w:val="18"/>
              </w:rPr>
              <w:t>PY</w:t>
            </w:r>
            <w:r>
              <w:rPr>
                <w:b/>
                <w:color w:val="2C4470"/>
                <w:sz w:val="18"/>
                <w:vertAlign w:val="subscript"/>
              </w:rPr>
              <w:t>t</w:t>
            </w:r>
          </w:p>
        </w:tc>
      </w:tr>
      <w:tr w:rsidR="00EA3CF3" w14:paraId="5DE37989" w14:textId="77777777">
        <w:tc>
          <w:tcPr>
            <w:tcW w:w="1161" w:type="dxa"/>
          </w:tcPr>
          <w:p w14:paraId="5DB13A6F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d−1 제거</w:t>
            </w:r>
          </w:p>
        </w:tc>
        <w:tc>
          <w:tcPr>
            <w:tcW w:w="4097" w:type="dxa"/>
          </w:tcPr>
          <w:p w14:paraId="731B9547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A</w:t>
            </w:r>
            <w:r>
              <w:rPr>
                <w:color w:val="A63D2F"/>
                <w:sz w:val="18"/>
                <w:vertAlign w:val="subscript"/>
              </w:rPr>
              <w:t>d−1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color w:val="A63D2F"/>
                <w:sz w:val="18"/>
              </w:rPr>
              <w:t>M</w:t>
            </w:r>
            <w:r>
              <w:rPr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color w:val="1C1B19"/>
                <w:sz w:val="18"/>
              </w:rPr>
              <w:t xml:space="preserve">        </w:t>
            </w:r>
            <w:r>
              <w:rPr>
                <w:color w:val="A63D2F"/>
                <w:sz w:val="18"/>
              </w:rPr>
              <w:t>B</w:t>
            </w:r>
            <w:r>
              <w:rPr>
                <w:color w:val="A63D2F"/>
                <w:sz w:val="18"/>
                <w:vertAlign w:val="subscript"/>
              </w:rPr>
              <w:t>d−1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color w:val="A63D2F"/>
                <w:sz w:val="18"/>
              </w:rPr>
              <w:t>MR</w:t>
            </w:r>
            <w:r>
              <w:rPr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color w:val="1C1B19"/>
                <w:sz w:val="18"/>
              </w:rPr>
              <w:t xml:space="preserve">        </w:t>
            </w:r>
            <w:r>
              <w:rPr>
                <w:color w:val="A63D2F"/>
                <w:sz w:val="18"/>
              </w:rPr>
              <w:t>wD</w:t>
            </w:r>
            <w:r>
              <w:rPr>
                <w:color w:val="A63D2F"/>
                <w:sz w:val="18"/>
                <w:vertAlign w:val="subscript"/>
              </w:rPr>
              <w:t>d−1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color w:val="A63D2F"/>
                <w:sz w:val="18"/>
              </w:rPr>
              <w:t>EC</w:t>
            </w:r>
            <w:r>
              <w:rPr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color w:val="1C1B19"/>
                <w:sz w:val="18"/>
              </w:rPr>
              <w:t xml:space="preserve">        </w:t>
            </w:r>
            <w:r>
              <w:rPr>
                <w:color w:val="A63D2F"/>
                <w:sz w:val="18"/>
              </w:rPr>
              <w:t>Y</w:t>
            </w:r>
            <w:r>
              <w:rPr>
                <w:color w:val="A63D2F"/>
                <w:sz w:val="18"/>
                <w:vertAlign w:val="subscript"/>
              </w:rPr>
              <w:t>MR,d−1</w:t>
            </w:r>
          </w:p>
        </w:tc>
        <w:tc>
          <w:tcPr>
            <w:tcW w:w="4097" w:type="dxa"/>
          </w:tcPr>
          <w:p w14:paraId="043AC6A6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 xml:space="preserve">채권 값은 조회기간 </w:t>
            </w:r>
            <w:r>
              <w:rPr>
                <w:b/>
                <w:color w:val="2C4470"/>
                <w:sz w:val="18"/>
                <w:lang w:eastAsia="ko-KR"/>
              </w:rPr>
              <w:t>P</w:t>
            </w:r>
            <w:r>
              <w:rPr>
                <w:color w:val="1C1B19"/>
                <w:sz w:val="18"/>
                <w:lang w:eastAsia="ko-KR"/>
              </w:rPr>
              <w:t xml:space="preserve"> 를 1일로 잡아 대신한다. 잔액 </w:t>
            </w:r>
            <w:r>
              <w:rPr>
                <w:b/>
                <w:color w:val="2C4470"/>
                <w:sz w:val="18"/>
                <w:lang w:eastAsia="ko-KR"/>
              </w:rPr>
              <w:t>EC</w:t>
            </w:r>
            <w:r>
              <w:rPr>
                <w:b/>
                <w:color w:val="2C4470"/>
                <w:sz w:val="18"/>
                <w:vertAlign w:val="subscript"/>
                <w:lang w:eastAsia="ko-KR"/>
              </w:rPr>
              <w:t>d</w:t>
            </w:r>
            <w:r>
              <w:rPr>
                <w:color w:val="1C1B19"/>
                <w:sz w:val="18"/>
                <w:lang w:eastAsia="ko-KR"/>
              </w:rPr>
              <w:t xml:space="preserve"> 만 첨자 d 를 둔다</w:t>
            </w:r>
          </w:p>
        </w:tc>
      </w:tr>
      <w:tr w:rsidR="00EA3CF3" w14:paraId="542F1042" w14:textId="77777777">
        <w:tc>
          <w:tcPr>
            <w:tcW w:w="1161" w:type="dxa"/>
          </w:tcPr>
          <w:p w14:paraId="7ABA758D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d 재정의</w:t>
            </w:r>
          </w:p>
        </w:tc>
        <w:tc>
          <w:tcPr>
            <w:tcW w:w="4097" w:type="dxa"/>
          </w:tcPr>
          <w:p w14:paraId="5E3C9AEE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A63D2F"/>
                <w:sz w:val="18"/>
                <w:lang w:eastAsia="ko-KR"/>
              </w:rPr>
              <w:t>D</w:t>
            </w:r>
            <w:r>
              <w:rPr>
                <w:color w:val="1C1B19"/>
                <w:sz w:val="18"/>
                <w:lang w:eastAsia="ko-KR"/>
              </w:rPr>
              <w:t xml:space="preserve"> 현재일자 · </w:t>
            </w:r>
            <w:r>
              <w:rPr>
                <w:color w:val="A63D2F"/>
                <w:sz w:val="18"/>
                <w:lang w:eastAsia="ko-KR"/>
              </w:rPr>
              <w:t>D−1</w:t>
            </w:r>
            <w:r>
              <w:rPr>
                <w:color w:val="1C1B19"/>
                <w:sz w:val="18"/>
                <w:lang w:eastAsia="ko-KR"/>
              </w:rPr>
              <w:t xml:space="preserve"> 전일자</w:t>
            </w:r>
          </w:p>
        </w:tc>
        <w:tc>
          <w:tcPr>
            <w:tcW w:w="4097" w:type="dxa"/>
          </w:tcPr>
          <w:p w14:paraId="56108E47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b/>
                <w:color w:val="2C4470"/>
                <w:sz w:val="18"/>
                <w:lang w:eastAsia="ko-KR"/>
              </w:rPr>
              <w:t>d</w:t>
            </w:r>
            <w:r>
              <w:rPr>
                <w:color w:val="1C1B19"/>
                <w:sz w:val="18"/>
                <w:lang w:eastAsia="ko-KR"/>
              </w:rPr>
              <w:t xml:space="preserve"> 기준일 하나. 채권은 조건 문장(정산예정일이 d 보다 뒤), 잔액은 첨자(EC</w:t>
            </w:r>
            <w:r>
              <w:rPr>
                <w:color w:val="1C1B19"/>
                <w:sz w:val="18"/>
                <w:vertAlign w:val="subscript"/>
                <w:lang w:eastAsia="ko-KR"/>
              </w:rPr>
              <w:t>d</w:t>
            </w:r>
            <w:r>
              <w:rPr>
                <w:color w:val="1C1B19"/>
                <w:sz w:val="18"/>
                <w:lang w:eastAsia="ko-KR"/>
              </w:rPr>
              <w:t>)</w:t>
            </w:r>
          </w:p>
        </w:tc>
      </w:tr>
      <w:tr w:rsidR="00EA3CF3" w14:paraId="16A3A85B" w14:textId="77777777">
        <w:tc>
          <w:tcPr>
            <w:tcW w:w="1161" w:type="dxa"/>
          </w:tcPr>
          <w:p w14:paraId="2C8FA558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 xml:space="preserve">관찰된 연환산 </w:t>
            </w:r>
            <w:r>
              <w:rPr>
                <w:color w:val="1C1B19"/>
                <w:sz w:val="18"/>
                <w:lang w:eastAsia="ko-KR"/>
              </w:rPr>
              <w:lastRenderedPageBreak/>
              <w:t>수익률 기호 변경</w:t>
            </w:r>
          </w:p>
        </w:tc>
        <w:tc>
          <w:tcPr>
            <w:tcW w:w="4097" w:type="dxa"/>
          </w:tcPr>
          <w:p w14:paraId="1DC6F3FE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lastRenderedPageBreak/>
              <w:t>PY</w:t>
            </w:r>
            <w:r>
              <w:rPr>
                <w:color w:val="A63D2F"/>
                <w:sz w:val="18"/>
                <w:vertAlign w:val="subscript"/>
              </w:rPr>
              <w:t>MR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color w:val="A63D2F"/>
                <w:sz w:val="18"/>
              </w:rPr>
              <w:t>wPY</w:t>
            </w:r>
            <w:r>
              <w:rPr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w="4097" w:type="dxa"/>
          </w:tcPr>
          <w:p w14:paraId="748B14A3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2C4470"/>
                <w:sz w:val="18"/>
              </w:rPr>
              <w:t>PY</w:t>
            </w:r>
            <w:r>
              <w:rPr>
                <w:b/>
                <w:color w:val="2C4470"/>
                <w:sz w:val="18"/>
                <w:vertAlign w:val="subscript"/>
              </w:rPr>
              <w:t>a</w:t>
            </w:r>
            <w:r>
              <w:rPr>
                <w:color w:val="1C1B19"/>
                <w:sz w:val="18"/>
              </w:rPr>
              <w:t xml:space="preserve"> </w:t>
            </w:r>
            <w:r>
              <w:rPr>
                <w:b/>
                <w:color w:val="2C4470"/>
                <w:sz w:val="18"/>
              </w:rPr>
              <w:t>PY</w:t>
            </w:r>
            <w:r>
              <w:rPr>
                <w:b/>
                <w:color w:val="2C4470"/>
                <w:sz w:val="18"/>
                <w:vertAlign w:val="subscript"/>
              </w:rPr>
              <w:t>t</w:t>
            </w:r>
          </w:p>
        </w:tc>
      </w:tr>
      <w:tr w:rsidR="00EA3CF3" w14:paraId="47CD08CF" w14:textId="77777777">
        <w:tc>
          <w:tcPr>
            <w:tcW w:w="1161" w:type="dxa"/>
          </w:tcPr>
          <w:p w14:paraId="1F7E5758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⑤ 분모</w:t>
            </w:r>
          </w:p>
        </w:tc>
        <w:tc>
          <w:tcPr>
            <w:tcW w:w="4097" w:type="dxa"/>
          </w:tcPr>
          <w:p w14:paraId="4CE98BDB" w14:textId="77777777" w:rsidR="00EA3CF3" w:rsidRDefault="00000000">
            <w:pPr>
              <w:spacing w:before="40" w:after="40" w:line="312" w:lineRule="auto"/>
            </w:pPr>
            <w:r>
              <w:rPr>
                <w:color w:val="A63D2F"/>
                <w:sz w:val="18"/>
              </w:rPr>
              <w:t>PA + PEC</w:t>
            </w:r>
          </w:p>
        </w:tc>
        <w:tc>
          <w:tcPr>
            <w:tcW w:w="4097" w:type="dxa"/>
          </w:tcPr>
          <w:p w14:paraId="36A735F0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b/>
                <w:color w:val="2C4470"/>
                <w:sz w:val="18"/>
              </w:rPr>
              <w:t>Σ</w:t>
            </w:r>
            <w:r>
              <w:rPr>
                <w:b/>
                <w:color w:val="2C4470"/>
                <w:sz w:val="18"/>
                <w:lang w:eastAsia="ko-KR"/>
              </w:rPr>
              <w:t>( A</w:t>
            </w:r>
            <w:r>
              <w:rPr>
                <w:b/>
                <w:color w:val="2C4470"/>
                <w:sz w:val="18"/>
                <w:vertAlign w:val="subscript"/>
                <w:lang w:eastAsia="ko-KR"/>
              </w:rPr>
              <w:t>i</w:t>
            </w:r>
            <w:r>
              <w:rPr>
                <w:b/>
                <w:color w:val="2C4470"/>
                <w:sz w:val="18"/>
                <w:lang w:eastAsia="ko-KR"/>
              </w:rPr>
              <w:t xml:space="preserve"> × D</w:t>
            </w:r>
            <w:r>
              <w:rPr>
                <w:b/>
                <w:color w:val="2C4470"/>
                <w:sz w:val="18"/>
                <w:vertAlign w:val="subscript"/>
                <w:lang w:eastAsia="ko-KR"/>
              </w:rPr>
              <w:t>i</w:t>
            </w:r>
            <w:r>
              <w:rPr>
                <w:b/>
                <w:color w:val="2C4470"/>
                <w:sz w:val="18"/>
                <w:lang w:eastAsia="ko-KR"/>
              </w:rPr>
              <w:t xml:space="preserve"> ) + PEC</w:t>
            </w:r>
            <w:r>
              <w:rPr>
                <w:color w:val="1C1B19"/>
                <w:sz w:val="18"/>
                <w:lang w:eastAsia="ko-KR"/>
              </w:rPr>
              <w:t xml:space="preserve"> PEC 는 P 안 각 날의 EC 를 더한 값이고 </w:t>
            </w:r>
            <w:r>
              <w:rPr>
                <w:color w:val="1C1B19"/>
                <w:sz w:val="18"/>
              </w:rPr>
              <w:t>Σ</w:t>
            </w:r>
            <w:r>
              <w:rPr>
                <w:color w:val="1C1B19"/>
                <w:sz w:val="18"/>
                <w:lang w:eastAsia="ko-KR"/>
              </w:rPr>
              <w:t>( A</w:t>
            </w:r>
            <w:r>
              <w:rPr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color w:val="1C1B19"/>
                <w:sz w:val="18"/>
                <w:lang w:eastAsia="ko-KR"/>
              </w:rPr>
              <w:t xml:space="preserve"> × D</w:t>
            </w:r>
            <w:r>
              <w:rPr>
                <w:color w:val="1C1B19"/>
                <w:sz w:val="18"/>
                <w:vertAlign w:val="subscript"/>
                <w:lang w:eastAsia="ko-KR"/>
              </w:rPr>
              <w:t>i</w:t>
            </w:r>
            <w:r>
              <w:rPr>
                <w:color w:val="1C1B19"/>
                <w:sz w:val="18"/>
                <w:lang w:eastAsia="ko-KR"/>
              </w:rPr>
              <w:t xml:space="preserve"> ) 는 P 에 정산된 채권마다 투자실행액 × 금융일수를 더한 값이라 둘 다 금액 × 일수다</w:t>
            </w:r>
          </w:p>
        </w:tc>
      </w:tr>
    </w:tbl>
    <w:p w14:paraId="1FD7D820" w14:textId="77777777" w:rsidR="00EA3CF3" w:rsidRDefault="00EA3CF3">
      <w:pPr>
        <w:spacing w:after="120" w:line="360" w:lineRule="auto"/>
        <w:rPr>
          <w:lang w:eastAsia="ko-KR"/>
        </w:rPr>
      </w:pPr>
    </w:p>
    <w:p w14:paraId="368AFED2" w14:textId="77777777" w:rsidR="00EA3CF3" w:rsidRDefault="00000000">
      <w:pPr>
        <w:spacing w:before="320" w:after="120" w:line="360" w:lineRule="auto"/>
        <w:rPr>
          <w:lang w:eastAsia="ko-KR"/>
        </w:rPr>
      </w:pPr>
      <w:r>
        <w:rPr>
          <w:b/>
          <w:color w:val="1C1B19"/>
          <w:sz w:val="28"/>
          <w:lang w:eastAsia="ko-KR"/>
        </w:rPr>
        <w:t>내부 용어와 투자자 화면 용어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89"/>
        <w:gridCol w:w="1701"/>
        <w:gridCol w:w="4465"/>
      </w:tblGrid>
      <w:tr w:rsidR="00EA3CF3" w14:paraId="1C2A2802" w14:textId="77777777">
        <w:tc>
          <w:tcPr>
            <w:tcW w:w="3189" w:type="dxa"/>
            <w:shd w:val="clear" w:color="auto" w:fill="F4F1EC"/>
          </w:tcPr>
          <w:p w14:paraId="0D5E84CD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내부 용어</w:t>
            </w:r>
          </w:p>
        </w:tc>
        <w:tc>
          <w:tcPr>
            <w:tcW w:w="1701" w:type="dxa"/>
            <w:shd w:val="clear" w:color="auto" w:fill="F4F1EC"/>
          </w:tcPr>
          <w:p w14:paraId="7E195D06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투자자 화면</w:t>
            </w:r>
          </w:p>
        </w:tc>
        <w:tc>
          <w:tcPr>
            <w:tcW w:w="4465" w:type="dxa"/>
            <w:shd w:val="clear" w:color="auto" w:fill="F4F1EC"/>
          </w:tcPr>
          <w:p w14:paraId="2E12A3FF" w14:textId="77777777" w:rsidR="00EA3CF3" w:rsidRDefault="00000000">
            <w:pPr>
              <w:spacing w:before="40" w:after="40" w:line="312" w:lineRule="auto"/>
            </w:pPr>
            <w:r>
              <w:rPr>
                <w:b/>
                <w:color w:val="6E6A63"/>
                <w:sz w:val="17"/>
              </w:rPr>
              <w:t>툴팁</w:t>
            </w:r>
          </w:p>
        </w:tc>
      </w:tr>
      <w:tr w:rsidR="00EA3CF3" w14:paraId="5DF96852" w14:textId="77777777">
        <w:tc>
          <w:tcPr>
            <w:tcW w:w="3189" w:type="dxa"/>
          </w:tcPr>
          <w:p w14:paraId="184D9B50" w14:textId="28B0D8E8" w:rsidR="00EA3CF3" w:rsidRDefault="00000000">
            <w:pPr>
              <w:spacing w:before="40" w:after="40" w:line="312" w:lineRule="auto"/>
            </w:pPr>
            <w:del w:id="2" w:author="pokaz" w:date="2026-09-07T21:31:00Z" w16du:dateUtc="2026-09-07T12:31:00Z">
              <w:r w:rsidDel="00BE68A6">
                <w:rPr>
                  <w:color w:val="1C1B19"/>
                  <w:sz w:val="18"/>
                </w:rPr>
                <w:delText>대상정산금채권</w:delText>
              </w:r>
            </w:del>
            <w:ins w:id="3" w:author="pokaz" w:date="2026-09-07T21:31:00Z" w16du:dateUtc="2026-09-07T12:31:00Z">
              <w:r w:rsidR="00BE68A6">
                <w:rPr>
                  <w:rFonts w:hint="eastAsia"/>
                  <w:color w:val="1C1B19"/>
                  <w:sz w:val="18"/>
                  <w:lang w:eastAsia="ko-KR"/>
                </w:rPr>
                <w:t>보유 채권</w:t>
              </w:r>
            </w:ins>
          </w:p>
        </w:tc>
        <w:tc>
          <w:tcPr>
            <w:tcW w:w="1701" w:type="dxa"/>
          </w:tcPr>
          <w:p w14:paraId="744C039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보유 채권</w:t>
            </w:r>
          </w:p>
        </w:tc>
        <w:tc>
          <w:tcPr>
            <w:tcW w:w="4465" w:type="dxa"/>
          </w:tcPr>
          <w:p w14:paraId="23325BD3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보유 채권 전체 (회수된 것 포함)</w:t>
            </w:r>
          </w:p>
        </w:tc>
      </w:tr>
      <w:tr w:rsidR="00EA3CF3" w14:paraId="77F1A50F" w14:textId="77777777">
        <w:tc>
          <w:tcPr>
            <w:tcW w:w="3189" w:type="dxa"/>
          </w:tcPr>
          <w:p w14:paraId="4423F43F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del w:id="4" w:author="pokaz" w:date="2026-09-07T21:31:00Z" w16du:dateUtc="2026-09-07T12:31:00Z">
              <w:r w:rsidDel="00BE68A6">
                <w:rPr>
                  <w:color w:val="1C1B19"/>
                  <w:sz w:val="18"/>
                  <w:lang w:eastAsia="ko-KR"/>
                </w:rPr>
                <w:delText>ty수익률 (</w:delText>
              </w:r>
            </w:del>
            <w:r>
              <w:rPr>
                <w:color w:val="1C1B19"/>
                <w:sz w:val="18"/>
                <w:lang w:eastAsia="ko-KR"/>
              </w:rPr>
              <w:t>연환산 수익률</w:t>
            </w:r>
            <w:del w:id="5" w:author="pokaz" w:date="2026-09-07T21:31:00Z" w16du:dateUtc="2026-09-07T12:31:00Z">
              <w:r w:rsidDel="00BE68A6">
                <w:rPr>
                  <w:color w:val="1C1B19"/>
                  <w:sz w:val="18"/>
                  <w:lang w:eastAsia="ko-KR"/>
                </w:rPr>
                <w:delText>)</w:delText>
              </w:r>
            </w:del>
          </w:p>
        </w:tc>
        <w:tc>
          <w:tcPr>
            <w:tcW w:w="1701" w:type="dxa"/>
          </w:tcPr>
          <w:p w14:paraId="325DE24A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연환산 수익률</w:t>
            </w:r>
          </w:p>
        </w:tc>
        <w:tc>
          <w:tcPr>
            <w:tcW w:w="4465" w:type="dxa"/>
          </w:tcPr>
          <w:p w14:paraId="56BEFCB6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일부 기간의 수익률이 1년간 계속된다는 가정하에 예상되는 연간 수익률</w:t>
            </w:r>
          </w:p>
        </w:tc>
      </w:tr>
      <w:tr w:rsidR="00EA3CF3" w14:paraId="34B0B28D" w14:textId="77777777">
        <w:tc>
          <w:tcPr>
            <w:tcW w:w="3189" w:type="dxa"/>
          </w:tcPr>
          <w:p w14:paraId="0C563394" w14:textId="5F746BD8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예상</w:t>
            </w:r>
            <w:ins w:id="6" w:author="pokaz" w:date="2026-09-07T21:31:00Z" w16du:dateUtc="2026-09-07T12:31:00Z">
              <w:r w:rsidR="00BE68A6">
                <w:rPr>
                  <w:rFonts w:hint="eastAsia"/>
                  <w:color w:val="1C1B19"/>
                  <w:sz w:val="18"/>
                  <w:lang w:eastAsia="ko-KR"/>
                </w:rPr>
                <w:t>연환산</w:t>
              </w:r>
            </w:ins>
            <w:del w:id="7" w:author="pokaz" w:date="2026-09-07T21:31:00Z" w16du:dateUtc="2026-09-07T12:31:00Z">
              <w:r w:rsidDel="00BE68A6">
                <w:rPr>
                  <w:color w:val="1C1B19"/>
                  <w:sz w:val="18"/>
                </w:rPr>
                <w:delText xml:space="preserve"> ty</w:delText>
              </w:r>
            </w:del>
            <w:r>
              <w:rPr>
                <w:color w:val="1C1B19"/>
                <w:sz w:val="18"/>
              </w:rPr>
              <w:t>수익률</w:t>
            </w:r>
            <w:del w:id="8" w:author="pokaz" w:date="2026-09-07T21:31:00Z" w16du:dateUtc="2026-09-07T12:31:00Z">
              <w:r w:rsidDel="00BE68A6">
                <w:rPr>
                  <w:color w:val="1C1B19"/>
                  <w:sz w:val="18"/>
                </w:rPr>
                <w:delText xml:space="preserve"> (Y</w:delText>
              </w:r>
              <w:r w:rsidDel="00BE68A6">
                <w:rPr>
                  <w:color w:val="1C1B19"/>
                  <w:sz w:val="18"/>
                  <w:vertAlign w:val="subscript"/>
                </w:rPr>
                <w:delText>r</w:delText>
              </w:r>
              <w:r w:rsidDel="00BE68A6">
                <w:rPr>
                  <w:color w:val="1C1B19"/>
                  <w:sz w:val="18"/>
                </w:rPr>
                <w:delText>)</w:delText>
              </w:r>
            </w:del>
          </w:p>
        </w:tc>
        <w:tc>
          <w:tcPr>
            <w:tcW w:w="1701" w:type="dxa"/>
          </w:tcPr>
          <w:p w14:paraId="62056372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예상 연환산 수익률</w:t>
            </w:r>
          </w:p>
        </w:tc>
        <w:tc>
          <w:tcPr>
            <w:tcW w:w="4465" w:type="dxa"/>
          </w:tcPr>
          <w:p w14:paraId="03C4EC7A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계약된 할인율 기준 예상치</w:t>
            </w:r>
          </w:p>
        </w:tc>
      </w:tr>
      <w:tr w:rsidR="00EA3CF3" w14:paraId="6E156C48" w14:textId="77777777">
        <w:tc>
          <w:tcPr>
            <w:tcW w:w="3189" w:type="dxa"/>
          </w:tcPr>
          <w:p w14:paraId="79BEA7D5" w14:textId="6717EEC3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 xml:space="preserve">투자 자산 대비 </w:t>
            </w:r>
            <w:ins w:id="9" w:author="pokaz" w:date="2026-09-07T21:31:00Z" w16du:dateUtc="2026-09-07T12:31:00Z">
              <w:r w:rsidR="00BE68A6">
                <w:rPr>
                  <w:rFonts w:hint="eastAsia"/>
                  <w:color w:val="1C1B19"/>
                  <w:sz w:val="18"/>
                  <w:lang w:eastAsia="ko-KR"/>
                </w:rPr>
                <w:t>연환산</w:t>
              </w:r>
            </w:ins>
            <w:del w:id="10" w:author="pokaz" w:date="2026-09-07T21:31:00Z" w16du:dateUtc="2026-09-07T12:31:00Z">
              <w:r w:rsidDel="00BE68A6">
                <w:rPr>
                  <w:color w:val="1C1B19"/>
                  <w:sz w:val="18"/>
                  <w:lang w:eastAsia="ko-KR"/>
                </w:rPr>
                <w:delText>ty</w:delText>
              </w:r>
            </w:del>
            <w:r>
              <w:rPr>
                <w:color w:val="1C1B19"/>
                <w:sz w:val="18"/>
                <w:lang w:eastAsia="ko-KR"/>
              </w:rPr>
              <w:t xml:space="preserve">수익률 </w:t>
            </w:r>
            <w:del w:id="11" w:author="pokaz" w:date="2026-09-07T21:31:00Z" w16du:dateUtc="2026-09-07T12:31:00Z">
              <w:r w:rsidDel="00BE68A6">
                <w:rPr>
                  <w:color w:val="1C1B19"/>
                  <w:sz w:val="18"/>
                  <w:lang w:eastAsia="ko-KR"/>
                </w:rPr>
                <w:delText>(PY</w:delText>
              </w:r>
              <w:r w:rsidDel="00BE68A6">
                <w:rPr>
                  <w:color w:val="1C1B19"/>
                  <w:sz w:val="18"/>
                  <w:vertAlign w:val="subscript"/>
                  <w:lang w:eastAsia="ko-KR"/>
                </w:rPr>
                <w:delText>t</w:delText>
              </w:r>
              <w:r w:rsidDel="00BE68A6">
                <w:rPr>
                  <w:color w:val="1C1B19"/>
                  <w:sz w:val="18"/>
                  <w:lang w:eastAsia="ko-KR"/>
                </w:rPr>
                <w:delText>)</w:delText>
              </w:r>
            </w:del>
          </w:p>
        </w:tc>
        <w:tc>
          <w:tcPr>
            <w:tcW w:w="1701" w:type="dxa"/>
          </w:tcPr>
          <w:p w14:paraId="223983B4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투자 자산 대비 연환산 수익률</w:t>
            </w:r>
          </w:p>
        </w:tc>
        <w:tc>
          <w:tcPr>
            <w:tcW w:w="4465" w:type="dxa"/>
          </w:tcPr>
          <w:p w14:paraId="137E4478" w14:textId="77777777" w:rsidR="00EA3CF3" w:rsidRDefault="00EA3CF3">
            <w:pPr>
              <w:spacing w:before="40" w:after="40" w:line="312" w:lineRule="auto"/>
              <w:rPr>
                <w:lang w:eastAsia="ko-KR"/>
              </w:rPr>
            </w:pPr>
          </w:p>
        </w:tc>
      </w:tr>
      <w:tr w:rsidR="00EA3CF3" w14:paraId="537452AB" w14:textId="77777777">
        <w:tc>
          <w:tcPr>
            <w:tcW w:w="3189" w:type="dxa"/>
          </w:tcPr>
          <w:p w14:paraId="46E80B4E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오늘 (d)</w:t>
            </w:r>
          </w:p>
        </w:tc>
        <w:tc>
          <w:tcPr>
            <w:tcW w:w="1701" w:type="dxa"/>
          </w:tcPr>
          <w:p w14:paraId="4F0680A2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표시하지 않음</w:t>
            </w:r>
          </w:p>
        </w:tc>
        <w:tc>
          <w:tcPr>
            <w:tcW w:w="4465" w:type="dxa"/>
          </w:tcPr>
          <w:p w14:paraId="4781A3C3" w14:textId="77777777" w:rsidR="00EA3CF3" w:rsidRDefault="00EA3CF3">
            <w:pPr>
              <w:spacing w:before="40" w:after="40" w:line="312" w:lineRule="auto"/>
            </w:pPr>
          </w:p>
        </w:tc>
      </w:tr>
      <w:tr w:rsidR="00EA3CF3" w14:paraId="040E6C09" w14:textId="77777777">
        <w:tc>
          <w:tcPr>
            <w:tcW w:w="3189" w:type="dxa"/>
          </w:tcPr>
          <w:p w14:paraId="30945A5D" w14:textId="7710C098" w:rsidR="00EA3CF3" w:rsidRDefault="00BE68A6">
            <w:pPr>
              <w:spacing w:before="40" w:after="40" w:line="312" w:lineRule="auto"/>
            </w:pPr>
            <w:ins w:id="12" w:author="pokaz" w:date="2026-09-07T21:32:00Z" w16du:dateUtc="2026-09-07T12:32:00Z">
              <w:r>
                <w:rPr>
                  <w:rFonts w:hint="eastAsia"/>
                  <w:color w:val="1C1B19"/>
                  <w:sz w:val="18"/>
                  <w:lang w:eastAsia="ko-KR"/>
                </w:rPr>
                <w:t>검색대상기간</w:t>
              </w:r>
            </w:ins>
            <w:del w:id="13" w:author="pokaz" w:date="2026-09-07T21:32:00Z" w16du:dateUtc="2026-09-07T12:32:00Z">
              <w:r w:rsidR="00000000" w:rsidDel="00BE68A6">
                <w:rPr>
                  <w:color w:val="1C1B19"/>
                  <w:sz w:val="18"/>
                </w:rPr>
                <w:delText>조회기간 (P)</w:delText>
              </w:r>
            </w:del>
          </w:p>
        </w:tc>
        <w:tc>
          <w:tcPr>
            <w:tcW w:w="1701" w:type="dxa"/>
          </w:tcPr>
          <w:p w14:paraId="465B7F5F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검색대상기간</w:t>
            </w:r>
          </w:p>
        </w:tc>
        <w:tc>
          <w:tcPr>
            <w:tcW w:w="4465" w:type="dxa"/>
          </w:tcPr>
          <w:p w14:paraId="3F323455" w14:textId="77777777" w:rsidR="00EA3CF3" w:rsidRDefault="00EA3CF3">
            <w:pPr>
              <w:spacing w:before="40" w:after="40" w:line="312" w:lineRule="auto"/>
            </w:pPr>
          </w:p>
        </w:tc>
      </w:tr>
      <w:tr w:rsidR="00EA3CF3" w14:paraId="2361A298" w14:textId="77777777">
        <w:tc>
          <w:tcPr>
            <w:tcW w:w="3189" w:type="dxa"/>
          </w:tcPr>
          <w:p w14:paraId="38534FDD" w14:textId="1A8EEDAF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 xml:space="preserve">투자 실행액 </w:t>
            </w:r>
            <w:del w:id="14" w:author="pokaz" w:date="2026-09-07T21:32:00Z" w16du:dateUtc="2026-09-07T12:32:00Z">
              <w:r w:rsidDel="00BE68A6">
                <w:rPr>
                  <w:color w:val="1C1B19"/>
                  <w:sz w:val="18"/>
                </w:rPr>
                <w:delText>(Σ A</w:delText>
              </w:r>
              <w:r w:rsidDel="00BE68A6">
                <w:rPr>
                  <w:color w:val="1C1B19"/>
                  <w:sz w:val="18"/>
                  <w:vertAlign w:val="subscript"/>
                </w:rPr>
                <w:delText>i</w:delText>
              </w:r>
              <w:r w:rsidDel="00BE68A6">
                <w:rPr>
                  <w:color w:val="1C1B19"/>
                  <w:sz w:val="18"/>
                </w:rPr>
                <w:delText>)</w:delText>
              </w:r>
            </w:del>
          </w:p>
        </w:tc>
        <w:tc>
          <w:tcPr>
            <w:tcW w:w="1701" w:type="dxa"/>
          </w:tcPr>
          <w:p w14:paraId="6F2BACC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투자실행액</w:t>
            </w:r>
            <w:del w:id="15" w:author="pokaz" w:date="2026-09-07T21:32:00Z" w16du:dateUtc="2026-09-07T12:32:00Z">
              <w:r w:rsidDel="00BE68A6">
                <w:rPr>
                  <w:color w:val="1C1B19"/>
                  <w:sz w:val="18"/>
                </w:rPr>
                <w:delText xml:space="preserve"> (원)</w:delText>
              </w:r>
            </w:del>
          </w:p>
        </w:tc>
        <w:tc>
          <w:tcPr>
            <w:tcW w:w="4465" w:type="dxa"/>
          </w:tcPr>
          <w:p w14:paraId="798FF973" w14:textId="77777777" w:rsidR="00EA3CF3" w:rsidRDefault="00EA3CF3">
            <w:pPr>
              <w:spacing w:before="40" w:after="40" w:line="312" w:lineRule="auto"/>
            </w:pPr>
          </w:p>
        </w:tc>
      </w:tr>
      <w:tr w:rsidR="00EA3CF3" w14:paraId="00DB51CB" w14:textId="77777777">
        <w:tc>
          <w:tcPr>
            <w:tcW w:w="3189" w:type="dxa"/>
          </w:tcPr>
          <w:p w14:paraId="73A777C2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순현금 · 투자자산 · 가중평균 금융일수 · 입금부족률</w:t>
            </w:r>
          </w:p>
        </w:tc>
        <w:tc>
          <w:tcPr>
            <w:tcW w:w="1701" w:type="dxa"/>
          </w:tcPr>
          <w:p w14:paraId="7AAA45CF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같음</w:t>
            </w:r>
          </w:p>
        </w:tc>
        <w:tc>
          <w:tcPr>
            <w:tcW w:w="4465" w:type="dxa"/>
          </w:tcPr>
          <w:p w14:paraId="71450B9C" w14:textId="77777777" w:rsidR="00EA3CF3" w:rsidRDefault="00EA3CF3">
            <w:pPr>
              <w:spacing w:before="40" w:after="40" w:line="312" w:lineRule="auto"/>
            </w:pPr>
          </w:p>
        </w:tc>
      </w:tr>
      <w:tr w:rsidR="00EA3CF3" w14:paraId="29E9877D" w14:textId="77777777">
        <w:tc>
          <w:tcPr>
            <w:tcW w:w="3189" w:type="dxa"/>
          </w:tcPr>
          <w:p w14:paraId="78DD7E6F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채권매입수수료 · 입금부족액 (L)</w:t>
            </w:r>
          </w:p>
        </w:tc>
        <w:tc>
          <w:tcPr>
            <w:tcW w:w="1701" w:type="dxa"/>
          </w:tcPr>
          <w:p w14:paraId="6448502D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화면에 쓰지 않음</w:t>
            </w:r>
          </w:p>
        </w:tc>
        <w:tc>
          <w:tcPr>
            <w:tcW w:w="4465" w:type="dxa"/>
          </w:tcPr>
          <w:p w14:paraId="4538AA49" w14:textId="77777777" w:rsidR="00EA3CF3" w:rsidRDefault="00EA3CF3">
            <w:pPr>
              <w:spacing w:before="40" w:after="40" w:line="312" w:lineRule="auto"/>
            </w:pPr>
          </w:p>
        </w:tc>
      </w:tr>
      <w:tr w:rsidR="00EA3CF3" w14:paraId="7A223AD2" w14:textId="77777777">
        <w:tc>
          <w:tcPr>
            <w:tcW w:w="3189" w:type="dxa"/>
          </w:tcPr>
          <w:p w14:paraId="7EFF9F7F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PA PM PB PMR PD PEC PY</w:t>
            </w:r>
            <w:r>
              <w:rPr>
                <w:color w:val="1C1B19"/>
                <w:sz w:val="18"/>
                <w:vertAlign w:val="subscript"/>
              </w:rPr>
              <w:t>a</w:t>
            </w:r>
          </w:p>
        </w:tc>
        <w:tc>
          <w:tcPr>
            <w:tcW w:w="1701" w:type="dxa"/>
          </w:tcPr>
          <w:p w14:paraId="2F96CA37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화면에 쓰지 않음</w:t>
            </w:r>
          </w:p>
        </w:tc>
        <w:tc>
          <w:tcPr>
            <w:tcW w:w="4465" w:type="dxa"/>
          </w:tcPr>
          <w:p w14:paraId="46D87C38" w14:textId="77777777" w:rsidR="00EA3CF3" w:rsidRDefault="00000000">
            <w:pPr>
              <w:spacing w:before="40" w:after="40" w:line="312" w:lineRule="auto"/>
              <w:rPr>
                <w:lang w:eastAsia="ko-KR"/>
              </w:rPr>
            </w:pPr>
            <w:r>
              <w:rPr>
                <w:color w:val="1C1B19"/>
                <w:sz w:val="18"/>
                <w:lang w:eastAsia="ko-KR"/>
              </w:rPr>
              <w:t>툴팁에서만 (투자 수익 카드 ④ 투자실행금액 대비 연환산 수익률 = PY</w:t>
            </w:r>
            <w:r>
              <w:rPr>
                <w:color w:val="1C1B19"/>
                <w:sz w:val="18"/>
                <w:vertAlign w:val="subscript"/>
                <w:lang w:eastAsia="ko-KR"/>
              </w:rPr>
              <w:t>a</w:t>
            </w:r>
            <w:r>
              <w:rPr>
                <w:color w:val="1C1B19"/>
                <w:sz w:val="18"/>
                <w:lang w:eastAsia="ko-KR"/>
              </w:rPr>
              <w:t>)</w:t>
            </w:r>
          </w:p>
        </w:tc>
      </w:tr>
      <w:tr w:rsidR="00EA3CF3" w14:paraId="0705BB52" w14:textId="77777777">
        <w:tc>
          <w:tcPr>
            <w:tcW w:w="3189" w:type="dxa"/>
          </w:tcPr>
          <w:p w14:paraId="0E37794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기호 (A</w:t>
            </w:r>
            <w:r>
              <w:rPr>
                <w:color w:val="1C1B19"/>
                <w:sz w:val="18"/>
                <w:vertAlign w:val="subscript"/>
              </w:rPr>
              <w:t>i</w:t>
            </w:r>
            <w:r>
              <w:rPr>
                <w:color w:val="1C1B19"/>
                <w:sz w:val="18"/>
              </w:rPr>
              <w:t xml:space="preserve"> PA PD PY</w:t>
            </w:r>
            <w:r>
              <w:rPr>
                <w:color w:val="1C1B19"/>
                <w:sz w:val="18"/>
                <w:vertAlign w:val="subscript"/>
              </w:rPr>
              <w:t>a</w:t>
            </w:r>
            <w:r>
              <w:rPr>
                <w:color w:val="1C1B19"/>
                <w:sz w:val="18"/>
              </w:rPr>
              <w:t xml:space="preserve"> …)</w:t>
            </w:r>
          </w:p>
        </w:tc>
        <w:tc>
          <w:tcPr>
            <w:tcW w:w="1701" w:type="dxa"/>
          </w:tcPr>
          <w:p w14:paraId="0133B345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화면에 쓰지 않음</w:t>
            </w:r>
          </w:p>
        </w:tc>
        <w:tc>
          <w:tcPr>
            <w:tcW w:w="4465" w:type="dxa"/>
          </w:tcPr>
          <w:p w14:paraId="37710CD3" w14:textId="77777777" w:rsidR="00EA3CF3" w:rsidRDefault="00000000">
            <w:pPr>
              <w:spacing w:before="40" w:after="40" w:line="312" w:lineRule="auto"/>
            </w:pPr>
            <w:r>
              <w:rPr>
                <w:color w:val="1C1B19"/>
                <w:sz w:val="18"/>
              </w:rPr>
              <w:t>툴팁에서만</w:t>
            </w:r>
          </w:p>
        </w:tc>
      </w:tr>
    </w:tbl>
    <w:p w14:paraId="01EFEE5E" w14:textId="77777777" w:rsidR="00EA3CF3" w:rsidRDefault="00EA3CF3">
      <w:pPr>
        <w:spacing w:after="120" w:line="360" w:lineRule="auto"/>
      </w:pPr>
    </w:p>
    <w:sectPr w:rsidR="00EA3CF3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2Coding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441509">
    <w:abstractNumId w:val="8"/>
  </w:num>
  <w:num w:numId="2" w16cid:durableId="1288389658">
    <w:abstractNumId w:val="6"/>
  </w:num>
  <w:num w:numId="3" w16cid:durableId="2004311160">
    <w:abstractNumId w:val="5"/>
  </w:num>
  <w:num w:numId="4" w16cid:durableId="1938367637">
    <w:abstractNumId w:val="4"/>
  </w:num>
  <w:num w:numId="5" w16cid:durableId="418064719">
    <w:abstractNumId w:val="7"/>
  </w:num>
  <w:num w:numId="6" w16cid:durableId="1682469171">
    <w:abstractNumId w:val="3"/>
  </w:num>
  <w:num w:numId="7" w16cid:durableId="1060863796">
    <w:abstractNumId w:val="2"/>
  </w:num>
  <w:num w:numId="8" w16cid:durableId="130486577">
    <w:abstractNumId w:val="1"/>
  </w:num>
  <w:num w:numId="9" w16cid:durableId="203542015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okaz">
    <w15:presenceInfo w15:providerId="None" w15:userId="poka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CBE"/>
    <w:rsid w:val="00326F90"/>
    <w:rsid w:val="004A33D9"/>
    <w:rsid w:val="00697C10"/>
    <w:rsid w:val="00766122"/>
    <w:rsid w:val="00AA1D8D"/>
    <w:rsid w:val="00B47730"/>
    <w:rsid w:val="00BE68A6"/>
    <w:rsid w:val="00CB0664"/>
    <w:rsid w:val="00EA3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D94D9"/>
  <w14:defaultImageDpi w14:val="300"/>
  <w15:docId w15:val="{C71B3F18-64F1-4052-B96C-335854F2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Revision"/>
    <w:hidden/>
    <w:uiPriority w:val="99"/>
    <w:semiHidden/>
    <w:rsid w:val="00BE68A6"/>
    <w:pPr>
      <w:spacing w:after="0" w:line="240" w:lineRule="auto"/>
    </w:pPr>
    <w:rPr>
      <w:rFonts w:ascii="맑은 고딕" w:eastAsia="맑은 고딕" w:hAnsi="맑은 고딕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pokaz</cp:lastModifiedBy>
  <cp:revision>5</cp:revision>
  <dcterms:created xsi:type="dcterms:W3CDTF">2026-09-07T12:16:00Z</dcterms:created>
  <dcterms:modified xsi:type="dcterms:W3CDTF">2026-09-07T12:34:00Z</dcterms:modified>
  <cp:category/>
</cp:coreProperties>
</file>